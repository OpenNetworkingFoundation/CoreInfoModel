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24123" w14:textId="05E247D0" w:rsidR="00722ED2" w:rsidRDefault="00722ED2" w:rsidP="00722ED2">
      <w:pPr>
        <w:rPr>
          <w:color w:val="7030A0"/>
          <w:lang w:val="en-GB"/>
        </w:rPr>
      </w:pPr>
    </w:p>
    <w:p w14:paraId="1AE9D540" w14:textId="4970D268" w:rsidR="00722ED2" w:rsidRDefault="00722ED2" w:rsidP="00722ED2">
      <w:pPr>
        <w:rPr>
          <w:color w:val="7030A0"/>
          <w:lang w:val="en-GB"/>
        </w:rPr>
      </w:pPr>
    </w:p>
    <w:p w14:paraId="644A2731" w14:textId="77777777" w:rsidR="00722ED2" w:rsidRDefault="00722ED2" w:rsidP="00722ED2">
      <w:pPr>
        <w:jc w:val="center"/>
        <w:rPr>
          <w:color w:val="7030A0"/>
          <w:lang w:val="en-GB"/>
        </w:rPr>
      </w:pPr>
      <w:r>
        <w:rPr>
          <w:noProof/>
        </w:rPr>
        <w:drawing>
          <wp:inline distT="0" distB="0" distL="0" distR="0" wp14:anchorId="7B663645" wp14:editId="1B3CE8FC">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0BCE6D81" w14:textId="77777777" w:rsidR="00722ED2" w:rsidRDefault="00722ED2" w:rsidP="00722ED2"/>
    <w:p w14:paraId="094B9428" w14:textId="77777777" w:rsidR="00722ED2" w:rsidRDefault="00722ED2" w:rsidP="00722ED2"/>
    <w:p w14:paraId="337F6F0A" w14:textId="77777777" w:rsidR="00722ED2" w:rsidRDefault="00722ED2" w:rsidP="00722ED2"/>
    <w:p w14:paraId="3AD3A86D" w14:textId="77777777" w:rsidR="00722ED2" w:rsidRDefault="00722ED2" w:rsidP="00722ED2"/>
    <w:p w14:paraId="64F1369C" w14:textId="77777777" w:rsidR="00722ED2" w:rsidRDefault="00722ED2" w:rsidP="00722ED2">
      <w:r>
        <w:rPr>
          <w:noProof/>
          <w:lang w:val="en-GB" w:eastAsia="en-GB"/>
        </w:rPr>
        <mc:AlternateContent>
          <mc:Choice Requires="wps">
            <w:drawing>
              <wp:anchor distT="0" distB="0" distL="114300" distR="114300" simplePos="0" relativeHeight="251659264" behindDoc="0" locked="0" layoutInCell="1" allowOverlap="1" wp14:anchorId="0AC2BF07" wp14:editId="6C271AD9">
                <wp:simplePos x="0" y="0"/>
                <wp:positionH relativeFrom="column">
                  <wp:posOffset>2337683</wp:posOffset>
                </wp:positionH>
                <wp:positionV relativeFrom="paragraph">
                  <wp:posOffset>2761</wp:posOffset>
                </wp:positionV>
                <wp:extent cx="3657600" cy="2488758"/>
                <wp:effectExtent l="0" t="0" r="0" b="698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8875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E4CA05" w14:textId="77777777" w:rsidR="002620C0" w:rsidRDefault="002620C0" w:rsidP="00722ED2">
                            <w:pPr>
                              <w:pStyle w:val="Title"/>
                            </w:pPr>
                            <w:r w:rsidRPr="00FA1B7A">
                              <w:t>Core Information Model (</w:t>
                            </w:r>
                            <w:proofErr w:type="spellStart"/>
                            <w:r w:rsidRPr="00FA1B7A">
                              <w:t>CoreModel</w:t>
                            </w:r>
                            <w:proofErr w:type="spellEnd"/>
                            <w:r>
                              <w:t>)</w:t>
                            </w:r>
                          </w:p>
                          <w:p w14:paraId="1C26CFC0" w14:textId="77777777" w:rsidR="002620C0" w:rsidRDefault="002620C0" w:rsidP="00722ED2">
                            <w:pPr>
                              <w:pStyle w:val="Title"/>
                            </w:pPr>
                          </w:p>
                          <w:p w14:paraId="17FCB97E" w14:textId="2065214A" w:rsidR="002620C0" w:rsidRDefault="002620C0" w:rsidP="00722ED2">
                            <w:pPr>
                              <w:pStyle w:val="Title"/>
                            </w:pPr>
                            <w:r>
                              <w:t>TR-512.1</w:t>
                            </w:r>
                            <w:r w:rsidR="002D3660">
                              <w:t>8</w:t>
                            </w:r>
                          </w:p>
                          <w:p w14:paraId="5564C7DA" w14:textId="77777777" w:rsidR="002620C0" w:rsidRDefault="002620C0" w:rsidP="00722ED2">
                            <w:pPr>
                              <w:pStyle w:val="Title"/>
                            </w:pPr>
                          </w:p>
                          <w:p w14:paraId="1653CF10" w14:textId="6742A6DE" w:rsidR="002620C0" w:rsidRPr="00116E0B" w:rsidRDefault="002D3660" w:rsidP="00722ED2">
                            <w:pPr>
                              <w:pStyle w:val="Title"/>
                            </w:pPr>
                            <w:r>
                              <w:t>Temporal Expression</w:t>
                            </w:r>
                          </w:p>
                          <w:p w14:paraId="283B5CA0" w14:textId="355065A2" w:rsidR="002620C0" w:rsidRPr="007F554C" w:rsidRDefault="002620C0" w:rsidP="00722ED2">
                            <w:pPr>
                              <w:spacing w:after="0"/>
                              <w:rPr>
                                <w:rFonts w:asciiTheme="majorHAnsi" w:hAnsiTheme="majorHAnsi" w:cstheme="majorHAnsi"/>
                              </w:rPr>
                            </w:pPr>
                            <w:r w:rsidRPr="007F554C">
                              <w:rPr>
                                <w:rFonts w:asciiTheme="majorHAnsi" w:hAnsiTheme="majorHAnsi" w:cstheme="majorHAnsi"/>
                              </w:rPr>
                              <w:t>Version 1.</w:t>
                            </w:r>
                            <w:r w:rsidR="002D3660">
                              <w:rPr>
                                <w:rFonts w:asciiTheme="majorHAnsi" w:hAnsiTheme="majorHAnsi" w:cstheme="majorHAnsi"/>
                              </w:rPr>
                              <w:t>6</w:t>
                            </w:r>
                          </w:p>
                          <w:p w14:paraId="085D285E" w14:textId="015A871D" w:rsidR="002620C0" w:rsidRDefault="00F31499" w:rsidP="00722ED2">
                            <w:pPr>
                              <w:spacing w:after="0" w:line="260" w:lineRule="exact"/>
                            </w:pPr>
                            <w:r>
                              <w:rPr>
                                <w:rFonts w:asciiTheme="minorHAnsi" w:hAnsiTheme="minorHAnsi"/>
                              </w:rPr>
                              <w:t>November</w:t>
                            </w:r>
                            <w:r w:rsidR="00A54BE3">
                              <w:rPr>
                                <w:rFonts w:asciiTheme="minorHAnsi" w:hAnsiTheme="minorHAnsi"/>
                              </w:rPr>
                              <w:t xml:space="preserve"> 202</w:t>
                            </w:r>
                            <w:r w:rsidR="003F1A77">
                              <w:rPr>
                                <w:rFonts w:asciiTheme="minorHAnsi" w:hAnsiTheme="minorHAnsi"/>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C2BF07" id="_x0000_t202" coordsize="21600,21600" o:spt="202" path="m,l,21600r21600,l21600,xe">
                <v:stroke joinstyle="miter"/>
                <v:path gradientshapeok="t" o:connecttype="rect"/>
              </v:shapetype>
              <v:shape id="Text Box 3" o:spid="_x0000_s1026" type="#_x0000_t202" style="position:absolute;margin-left:184.05pt;margin-top:.2pt;width:4in;height:19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" filled="f" stroked="f">
                <v:textbox>
                  <w:txbxContent>
                    <w:p w14:paraId="18E4CA05" w14:textId="77777777" w:rsidR="002620C0" w:rsidRDefault="002620C0" w:rsidP="00722ED2">
                      <w:pPr>
                        <w:pStyle w:val="Title"/>
                      </w:pPr>
                      <w:r w:rsidRPr="00FA1B7A">
                        <w:t>Core Information Model (</w:t>
                      </w:r>
                      <w:proofErr w:type="spellStart"/>
                      <w:r w:rsidRPr="00FA1B7A">
                        <w:t>CoreModel</w:t>
                      </w:r>
                      <w:proofErr w:type="spellEnd"/>
                      <w:r>
                        <w:t>)</w:t>
                      </w:r>
                    </w:p>
                    <w:p w14:paraId="1C26CFC0" w14:textId="77777777" w:rsidR="002620C0" w:rsidRDefault="002620C0" w:rsidP="00722ED2">
                      <w:pPr>
                        <w:pStyle w:val="Title"/>
                      </w:pPr>
                    </w:p>
                    <w:p w14:paraId="17FCB97E" w14:textId="2065214A" w:rsidR="002620C0" w:rsidRDefault="002620C0" w:rsidP="00722ED2">
                      <w:pPr>
                        <w:pStyle w:val="Title"/>
                      </w:pPr>
                      <w:r>
                        <w:t>TR-512.1</w:t>
                      </w:r>
                      <w:r w:rsidR="002D3660">
                        <w:t>8</w:t>
                      </w:r>
                    </w:p>
                    <w:p w14:paraId="5564C7DA" w14:textId="77777777" w:rsidR="002620C0" w:rsidRDefault="002620C0" w:rsidP="00722ED2">
                      <w:pPr>
                        <w:pStyle w:val="Title"/>
                      </w:pPr>
                    </w:p>
                    <w:p w14:paraId="1653CF10" w14:textId="6742A6DE" w:rsidR="002620C0" w:rsidRPr="00116E0B" w:rsidRDefault="002D3660" w:rsidP="00722ED2">
                      <w:pPr>
                        <w:pStyle w:val="Title"/>
                      </w:pPr>
                      <w:r>
                        <w:t>Temporal Expression</w:t>
                      </w:r>
                    </w:p>
                    <w:p w14:paraId="283B5CA0" w14:textId="355065A2" w:rsidR="002620C0" w:rsidRPr="007F554C" w:rsidRDefault="002620C0" w:rsidP="00722ED2">
                      <w:pPr>
                        <w:spacing w:after="0"/>
                        <w:rPr>
                          <w:rFonts w:asciiTheme="majorHAnsi" w:hAnsiTheme="majorHAnsi" w:cstheme="majorHAnsi"/>
                        </w:rPr>
                      </w:pPr>
                      <w:r w:rsidRPr="007F554C">
                        <w:rPr>
                          <w:rFonts w:asciiTheme="majorHAnsi" w:hAnsiTheme="majorHAnsi" w:cstheme="majorHAnsi"/>
                        </w:rPr>
                        <w:t>Version 1.</w:t>
                      </w:r>
                      <w:r w:rsidR="002D3660">
                        <w:rPr>
                          <w:rFonts w:asciiTheme="majorHAnsi" w:hAnsiTheme="majorHAnsi" w:cstheme="majorHAnsi"/>
                        </w:rPr>
                        <w:t>6</w:t>
                      </w:r>
                    </w:p>
                    <w:p w14:paraId="085D285E" w14:textId="015A871D" w:rsidR="002620C0" w:rsidRDefault="00F31499" w:rsidP="00722ED2">
                      <w:pPr>
                        <w:spacing w:after="0" w:line="260" w:lineRule="exact"/>
                      </w:pPr>
                      <w:r>
                        <w:rPr>
                          <w:rFonts w:asciiTheme="minorHAnsi" w:hAnsiTheme="minorHAnsi"/>
                        </w:rPr>
                        <w:t>November</w:t>
                      </w:r>
                      <w:r w:rsidR="00A54BE3">
                        <w:rPr>
                          <w:rFonts w:asciiTheme="minorHAnsi" w:hAnsiTheme="minorHAnsi"/>
                        </w:rPr>
                        <w:t xml:space="preserve"> 202</w:t>
                      </w:r>
                      <w:r w:rsidR="003F1A77">
                        <w:rPr>
                          <w:rFonts w:asciiTheme="minorHAnsi" w:hAnsiTheme="minorHAnsi"/>
                        </w:rPr>
                        <w:t>3</w:t>
                      </w:r>
                    </w:p>
                  </w:txbxContent>
                </v:textbox>
              </v:shape>
            </w:pict>
          </mc:Fallback>
        </mc:AlternateContent>
      </w:r>
    </w:p>
    <w:p w14:paraId="14C8F6C9" w14:textId="77777777" w:rsidR="00722ED2" w:rsidRDefault="00722ED2" w:rsidP="00722ED2"/>
    <w:p w14:paraId="7CB03703" w14:textId="77777777" w:rsidR="00722ED2" w:rsidRDefault="00722ED2" w:rsidP="00722ED2"/>
    <w:p w14:paraId="0F3B5E8F" w14:textId="77777777" w:rsidR="00722ED2" w:rsidRDefault="00722ED2" w:rsidP="00722ED2"/>
    <w:p w14:paraId="73A76026" w14:textId="77777777" w:rsidR="00722ED2" w:rsidRDefault="00722ED2" w:rsidP="00722ED2"/>
    <w:p w14:paraId="77208797" w14:textId="77777777" w:rsidR="00722ED2" w:rsidRDefault="00722ED2" w:rsidP="00722ED2"/>
    <w:p w14:paraId="35FE9A60" w14:textId="77777777" w:rsidR="00722ED2" w:rsidRDefault="00722ED2" w:rsidP="00722ED2"/>
    <w:p w14:paraId="03752BB9" w14:textId="77777777" w:rsidR="00722ED2" w:rsidRPr="00DC2FF7" w:rsidRDefault="00722ED2" w:rsidP="00722ED2">
      <w:pPr>
        <w:spacing w:after="40"/>
        <w:rPr>
          <w:rFonts w:asciiTheme="minorHAnsi" w:hAnsiTheme="minorHAnsi"/>
          <w:sz w:val="16"/>
        </w:rPr>
      </w:pPr>
      <w:r w:rsidRPr="00DC2FF7">
        <w:br w:type="page"/>
      </w:r>
      <w:r w:rsidRPr="00DC2FF7">
        <w:rPr>
          <w:rFonts w:asciiTheme="minorHAnsi" w:hAnsiTheme="minorHAnsi"/>
          <w:sz w:val="16"/>
        </w:rPr>
        <w:lastRenderedPageBreak/>
        <w:t>ONF Document Type: Technical Recommendation</w:t>
      </w:r>
    </w:p>
    <w:p w14:paraId="411AF953" w14:textId="3E060233" w:rsidR="00722ED2" w:rsidRPr="00567E3D" w:rsidRDefault="00722ED2" w:rsidP="00722ED2">
      <w:pPr>
        <w:spacing w:after="0"/>
      </w:pPr>
      <w:r w:rsidRPr="00567E3D">
        <w:rPr>
          <w:rFonts w:asciiTheme="minorHAnsi" w:hAnsiTheme="minorHAnsi"/>
          <w:sz w:val="16"/>
        </w:rPr>
        <w:t xml:space="preserve">ONF Document Name: </w:t>
      </w:r>
      <w:r>
        <w:rPr>
          <w:rFonts w:asciiTheme="minorHAnsi" w:hAnsiTheme="minorHAnsi"/>
          <w:sz w:val="16"/>
        </w:rPr>
        <w:t xml:space="preserve">Core Information Model </w:t>
      </w:r>
      <w:r w:rsidRPr="00567E3D">
        <w:rPr>
          <w:rFonts w:asciiTheme="minorHAnsi" w:hAnsiTheme="minorHAnsi"/>
          <w:sz w:val="16"/>
        </w:rPr>
        <w:t>v</w:t>
      </w:r>
      <w:r>
        <w:rPr>
          <w:rFonts w:asciiTheme="minorHAnsi" w:hAnsiTheme="minorHAnsi"/>
          <w:sz w:val="16"/>
        </w:rPr>
        <w:t>ersion 1.</w:t>
      </w:r>
      <w:r w:rsidR="002D3660">
        <w:rPr>
          <w:rFonts w:asciiTheme="minorHAnsi" w:hAnsiTheme="minorHAnsi"/>
          <w:sz w:val="16"/>
        </w:rPr>
        <w:t>6</w:t>
      </w:r>
      <w:r w:rsidRPr="00567E3D">
        <w:br/>
      </w:r>
    </w:p>
    <w:p w14:paraId="42DBC9EE" w14:textId="77777777" w:rsidR="00722ED2" w:rsidRPr="00893099" w:rsidRDefault="00722ED2" w:rsidP="00722ED2">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04DE9511" w14:textId="77777777" w:rsidR="00722ED2" w:rsidRDefault="00722ED2" w:rsidP="00722ED2">
      <w:pPr>
        <w:rPr>
          <w:spacing w:val="20"/>
        </w:rPr>
      </w:pPr>
      <w:r>
        <w:rPr>
          <w:spacing w:val="20"/>
        </w:rPr>
        <w:t>THIS SPECIFICATION IS PROVIDED "</w:t>
      </w:r>
      <w:r w:rsidRPr="006B60A9">
        <w:rPr>
          <w:spacing w:val="20"/>
        </w:rPr>
        <w:t>AS IS</w:t>
      </w:r>
      <w:r>
        <w:rPr>
          <w:spacing w:val="20"/>
        </w:rPr>
        <w:t>"</w:t>
      </w:r>
      <w:r w:rsidRPr="006B60A9">
        <w:rPr>
          <w:spacing w:val="20"/>
        </w:rPr>
        <w:t xml:space="preserve"> WITH NO WARRANTIES WHATSOEVER, INCLUDING ANY WARRANTY OF MERCHANTABILITY, NONINFRINGEMENT, FITNESS FOR ANY PARTICULAR PURPOSE, OR ANY WARRANTY OTHERWISE ARISING OUT OF ANY PROPOSAL, SPECIFICATION OR SAMPLE.</w:t>
      </w:r>
    </w:p>
    <w:p w14:paraId="6A096C57" w14:textId="77777777" w:rsidR="00722ED2" w:rsidRDefault="00722ED2" w:rsidP="00722ED2">
      <w:pPr>
        <w:spacing w:after="0"/>
      </w:pPr>
      <w:r>
        <w:t>Any marks and brands contained herein are the property of their respective owners.</w:t>
      </w:r>
    </w:p>
    <w:p w14:paraId="068E242B" w14:textId="77777777" w:rsidR="00722ED2" w:rsidRDefault="00722ED2" w:rsidP="00722ED2">
      <w:pPr>
        <w:spacing w:after="0"/>
      </w:pPr>
    </w:p>
    <w:p w14:paraId="160E41F1" w14:textId="7886DC50" w:rsidR="00722ED2" w:rsidRDefault="00722ED2" w:rsidP="00722ED2">
      <w:bookmarkStart w:id="1" w:name="_Toc504129735"/>
      <w:r>
        <w:t>Open Networking Foundation</w:t>
      </w:r>
      <w:bookmarkEnd w:id="1"/>
      <w:r>
        <w:br/>
      </w:r>
      <w:r w:rsidR="003E5720" w:rsidRPr="003E5720">
        <w:t>1000 El Camino Real, Suite 100, Menlo Park, CA 94025</w:t>
      </w:r>
      <w:r>
        <w:br/>
      </w:r>
      <w:hyperlink r:id="rId10" w:history="1">
        <w:r w:rsidRPr="00870F88">
          <w:rPr>
            <w:rStyle w:val="Hyperlink"/>
          </w:rPr>
          <w:t>www.opennetworking.org</w:t>
        </w:r>
      </w:hyperlink>
    </w:p>
    <w:p w14:paraId="3C04767E" w14:textId="02298801" w:rsidR="00722ED2" w:rsidRDefault="00722ED2" w:rsidP="00722ED2">
      <w:pPr>
        <w:spacing w:after="0"/>
      </w:pPr>
      <w:r>
        <w:t>©20</w:t>
      </w:r>
      <w:r w:rsidR="005273FA">
        <w:t>2</w:t>
      </w:r>
      <w:r w:rsidR="003F1A77">
        <w:t>3</w:t>
      </w:r>
      <w:r>
        <w:t xml:space="preserve"> Open Networking Foundation. All rights reserved.</w:t>
      </w:r>
    </w:p>
    <w:p w14:paraId="1242A59B" w14:textId="77777777" w:rsidR="00722ED2" w:rsidRDefault="00722ED2" w:rsidP="00722ED2">
      <w:pPr>
        <w:spacing w:after="0"/>
      </w:pPr>
    </w:p>
    <w:p w14:paraId="21D7D904" w14:textId="77777777" w:rsidR="00722ED2" w:rsidRDefault="00722ED2" w:rsidP="00722ED2">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70AD40A6" w14:textId="77777777" w:rsidR="00722ED2" w:rsidRDefault="00722ED2" w:rsidP="00722ED2">
      <w:pPr>
        <w:spacing w:after="0"/>
      </w:pPr>
    </w:p>
    <w:p w14:paraId="4196041C" w14:textId="77777777" w:rsidR="00722ED2" w:rsidRDefault="00722ED2" w:rsidP="00722ED2">
      <w:pPr>
        <w:outlineLvl w:val="0"/>
        <w:rPr>
          <w:rFonts w:asciiTheme="majorHAnsi" w:hAnsiTheme="majorHAnsi"/>
          <w:b/>
          <w:szCs w:val="24"/>
        </w:rPr>
      </w:pPr>
      <w:r>
        <w:rPr>
          <w:rFonts w:asciiTheme="majorHAnsi" w:hAnsiTheme="majorHAnsi"/>
          <w:b/>
          <w:szCs w:val="24"/>
        </w:rPr>
        <w:t>Important note</w:t>
      </w:r>
    </w:p>
    <w:p w14:paraId="33287DEA" w14:textId="77777777" w:rsidR="00722ED2" w:rsidRDefault="00722ED2" w:rsidP="00722ED2">
      <w:pPr>
        <w:spacing w:after="0"/>
      </w:pPr>
      <w:r>
        <w:rPr>
          <w:color w:val="000000"/>
        </w:rPr>
        <w:t xml:space="preserve">This Technical Recommendations has been approved by the </w:t>
      </w:r>
      <w:proofErr w:type="gramStart"/>
      <w:r>
        <w:rPr>
          <w:color w:val="000000"/>
        </w:rPr>
        <w:t>Project TST, but</w:t>
      </w:r>
      <w:proofErr w:type="gramEnd"/>
      <w:r>
        <w:rPr>
          <w:color w:val="000000"/>
        </w:rPr>
        <w:t xml:space="preserve">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33734862" w14:textId="77777777" w:rsidR="00722ED2" w:rsidRDefault="00722ED2" w:rsidP="00722ED2">
      <w:pPr>
        <w:spacing w:after="0"/>
      </w:pPr>
    </w:p>
    <w:p w14:paraId="28235448" w14:textId="77777777" w:rsidR="00722ED2" w:rsidRDefault="00722ED2" w:rsidP="00CB447F">
      <w:pPr>
        <w:pStyle w:val="ListParagraph"/>
        <w:numPr>
          <w:ilvl w:val="0"/>
          <w:numId w:val="3"/>
        </w:numPr>
        <w:spacing w:after="0"/>
      </w:pPr>
      <w:r>
        <w:br w:type="page"/>
      </w:r>
    </w:p>
    <w:p w14:paraId="6E651B2E" w14:textId="77777777" w:rsidR="00722ED2" w:rsidRDefault="00722ED2" w:rsidP="00722ED2">
      <w:pPr>
        <w:pStyle w:val="TOCHeading"/>
        <w:keepNext/>
      </w:pPr>
      <w:r>
        <w:lastRenderedPageBreak/>
        <w:t>Table of Contents</w:t>
      </w:r>
    </w:p>
    <w:p w14:paraId="37D0A96D" w14:textId="77777777" w:rsidR="00722ED2" w:rsidRDefault="00722ED2" w:rsidP="00722ED2">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56706149" w:history="1">
        <w:r w:rsidRPr="002F0015">
          <w:rPr>
            <w:rStyle w:val="Hyperlink"/>
            <w:rFonts w:asciiTheme="majorHAnsi" w:hAnsiTheme="majorHAnsi"/>
            <w:noProof/>
          </w:rPr>
          <w:t>Disclaimer</w:t>
        </w:r>
        <w:r>
          <w:rPr>
            <w:noProof/>
            <w:webHidden/>
          </w:rPr>
          <w:tab/>
        </w:r>
        <w:r>
          <w:rPr>
            <w:noProof/>
            <w:webHidden/>
          </w:rPr>
          <w:fldChar w:fldCharType="begin"/>
        </w:r>
        <w:r>
          <w:rPr>
            <w:noProof/>
            <w:webHidden/>
          </w:rPr>
          <w:instrText xml:space="preserve"> PAGEREF _Toc456706149 \h </w:instrText>
        </w:r>
        <w:r>
          <w:rPr>
            <w:noProof/>
            <w:webHidden/>
          </w:rPr>
        </w:r>
        <w:r>
          <w:rPr>
            <w:noProof/>
            <w:webHidden/>
          </w:rPr>
          <w:fldChar w:fldCharType="separate"/>
        </w:r>
        <w:r>
          <w:rPr>
            <w:noProof/>
            <w:webHidden/>
          </w:rPr>
          <w:t>2</w:t>
        </w:r>
        <w:r>
          <w:rPr>
            <w:noProof/>
            <w:webHidden/>
          </w:rPr>
          <w:fldChar w:fldCharType="end"/>
        </w:r>
      </w:hyperlink>
    </w:p>
    <w:p w14:paraId="5B007BDC" w14:textId="77777777" w:rsidR="00722ED2" w:rsidRDefault="00000000" w:rsidP="00722ED2">
      <w:pPr>
        <w:pStyle w:val="TOC1"/>
        <w:tabs>
          <w:tab w:val="right" w:leader="dot" w:pos="9350"/>
        </w:tabs>
        <w:rPr>
          <w:rFonts w:cstheme="minorBidi"/>
          <w:b w:val="0"/>
          <w:noProof/>
          <w:color w:val="auto"/>
          <w:sz w:val="22"/>
          <w:szCs w:val="22"/>
          <w:lang w:eastAsia="en-US"/>
        </w:rPr>
      </w:pPr>
      <w:hyperlink w:anchor="_Toc456706150" w:history="1">
        <w:r w:rsidR="00722ED2" w:rsidRPr="002F0015">
          <w:rPr>
            <w:rStyle w:val="Hyperlink"/>
            <w:noProof/>
          </w:rPr>
          <w:t>Open Networking Foundation</w:t>
        </w:r>
        <w:r w:rsidR="00722ED2">
          <w:rPr>
            <w:noProof/>
            <w:webHidden/>
          </w:rPr>
          <w:tab/>
        </w:r>
        <w:r w:rsidR="00722ED2">
          <w:rPr>
            <w:noProof/>
            <w:webHidden/>
          </w:rPr>
          <w:fldChar w:fldCharType="begin"/>
        </w:r>
        <w:r w:rsidR="00722ED2">
          <w:rPr>
            <w:noProof/>
            <w:webHidden/>
          </w:rPr>
          <w:instrText xml:space="preserve"> PAGEREF _Toc456706150 \h </w:instrText>
        </w:r>
        <w:r w:rsidR="00722ED2">
          <w:rPr>
            <w:noProof/>
            <w:webHidden/>
          </w:rPr>
        </w:r>
        <w:r w:rsidR="00722ED2">
          <w:rPr>
            <w:noProof/>
            <w:webHidden/>
          </w:rPr>
          <w:fldChar w:fldCharType="separate"/>
        </w:r>
        <w:r w:rsidR="00722ED2">
          <w:rPr>
            <w:noProof/>
            <w:webHidden/>
          </w:rPr>
          <w:t>2</w:t>
        </w:r>
        <w:r w:rsidR="00722ED2">
          <w:rPr>
            <w:noProof/>
            <w:webHidden/>
          </w:rPr>
          <w:fldChar w:fldCharType="end"/>
        </w:r>
      </w:hyperlink>
    </w:p>
    <w:p w14:paraId="3C9C88C7" w14:textId="77777777" w:rsidR="00722ED2" w:rsidRDefault="00000000" w:rsidP="00722ED2">
      <w:pPr>
        <w:pStyle w:val="TOC1"/>
        <w:tabs>
          <w:tab w:val="right" w:leader="dot" w:pos="9350"/>
        </w:tabs>
        <w:rPr>
          <w:rFonts w:cstheme="minorBidi"/>
          <w:b w:val="0"/>
          <w:noProof/>
          <w:color w:val="auto"/>
          <w:sz w:val="22"/>
          <w:szCs w:val="22"/>
          <w:lang w:eastAsia="en-US"/>
        </w:rPr>
      </w:pPr>
      <w:hyperlink w:anchor="_Toc456706151" w:history="1">
        <w:r w:rsidR="00722ED2" w:rsidRPr="002F0015">
          <w:rPr>
            <w:rStyle w:val="Hyperlink"/>
            <w:noProof/>
          </w:rPr>
          <w:t>Document History</w:t>
        </w:r>
        <w:r w:rsidR="00722ED2">
          <w:rPr>
            <w:noProof/>
            <w:webHidden/>
          </w:rPr>
          <w:tab/>
        </w:r>
        <w:r w:rsidR="00722ED2">
          <w:rPr>
            <w:noProof/>
            <w:webHidden/>
          </w:rPr>
          <w:fldChar w:fldCharType="begin"/>
        </w:r>
        <w:r w:rsidR="00722ED2">
          <w:rPr>
            <w:noProof/>
            <w:webHidden/>
          </w:rPr>
          <w:instrText xml:space="preserve"> PAGEREF _Toc456706151 \h </w:instrText>
        </w:r>
        <w:r w:rsidR="00722ED2">
          <w:rPr>
            <w:noProof/>
            <w:webHidden/>
          </w:rPr>
        </w:r>
        <w:r w:rsidR="00722ED2">
          <w:rPr>
            <w:noProof/>
            <w:webHidden/>
          </w:rPr>
          <w:fldChar w:fldCharType="separate"/>
        </w:r>
        <w:r w:rsidR="00722ED2">
          <w:rPr>
            <w:noProof/>
            <w:webHidden/>
          </w:rPr>
          <w:t>4</w:t>
        </w:r>
        <w:r w:rsidR="00722ED2">
          <w:rPr>
            <w:noProof/>
            <w:webHidden/>
          </w:rPr>
          <w:fldChar w:fldCharType="end"/>
        </w:r>
      </w:hyperlink>
    </w:p>
    <w:p w14:paraId="5C381CAC" w14:textId="77777777"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52" w:history="1">
        <w:r w:rsidR="00722ED2" w:rsidRPr="002F0015">
          <w:rPr>
            <w:rStyle w:val="Hyperlink"/>
            <w:noProof/>
          </w:rPr>
          <w:t>1</w:t>
        </w:r>
        <w:r w:rsidR="00722ED2">
          <w:rPr>
            <w:rFonts w:cstheme="minorBidi"/>
            <w:b w:val="0"/>
            <w:noProof/>
            <w:color w:val="auto"/>
            <w:sz w:val="22"/>
            <w:szCs w:val="22"/>
            <w:lang w:eastAsia="en-US"/>
          </w:rPr>
          <w:tab/>
        </w:r>
        <w:r w:rsidR="00722ED2" w:rsidRPr="002F0015">
          <w:rPr>
            <w:rStyle w:val="Hyperlink"/>
            <w:noProof/>
          </w:rPr>
          <w:t>Introduction</w:t>
        </w:r>
        <w:r w:rsidR="00722ED2">
          <w:rPr>
            <w:noProof/>
            <w:webHidden/>
          </w:rPr>
          <w:tab/>
        </w:r>
        <w:r w:rsidR="00722ED2">
          <w:rPr>
            <w:noProof/>
            <w:webHidden/>
          </w:rPr>
          <w:fldChar w:fldCharType="begin"/>
        </w:r>
        <w:r w:rsidR="00722ED2">
          <w:rPr>
            <w:noProof/>
            <w:webHidden/>
          </w:rPr>
          <w:instrText xml:space="preserve"> PAGEREF _Toc456706152 \h </w:instrText>
        </w:r>
        <w:r w:rsidR="00722ED2">
          <w:rPr>
            <w:noProof/>
            <w:webHidden/>
          </w:rPr>
        </w:r>
        <w:r w:rsidR="00722ED2">
          <w:rPr>
            <w:noProof/>
            <w:webHidden/>
          </w:rPr>
          <w:fldChar w:fldCharType="separate"/>
        </w:r>
        <w:r w:rsidR="00722ED2">
          <w:rPr>
            <w:noProof/>
            <w:webHidden/>
          </w:rPr>
          <w:t>4</w:t>
        </w:r>
        <w:r w:rsidR="00722ED2">
          <w:rPr>
            <w:noProof/>
            <w:webHidden/>
          </w:rPr>
          <w:fldChar w:fldCharType="end"/>
        </w:r>
      </w:hyperlink>
    </w:p>
    <w:p w14:paraId="6FB0DF47" w14:textId="77777777"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53" w:history="1">
        <w:r w:rsidR="00722ED2" w:rsidRPr="002F0015">
          <w:rPr>
            <w:rStyle w:val="Hyperlink"/>
            <w:noProof/>
          </w:rPr>
          <w:t>2</w:t>
        </w:r>
        <w:r w:rsidR="00722ED2">
          <w:rPr>
            <w:rFonts w:cstheme="minorBidi"/>
            <w:b w:val="0"/>
            <w:noProof/>
            <w:color w:val="auto"/>
            <w:sz w:val="22"/>
            <w:szCs w:val="22"/>
            <w:lang w:eastAsia="en-US"/>
          </w:rPr>
          <w:tab/>
        </w:r>
        <w:r w:rsidR="00722ED2" w:rsidRPr="002F0015">
          <w:rPr>
            <w:rStyle w:val="Hyperlink"/>
            <w:noProof/>
          </w:rPr>
          <w:t>Model Overview</w:t>
        </w:r>
        <w:r w:rsidR="00722ED2">
          <w:rPr>
            <w:noProof/>
            <w:webHidden/>
          </w:rPr>
          <w:tab/>
        </w:r>
        <w:r w:rsidR="00722ED2">
          <w:rPr>
            <w:noProof/>
            <w:webHidden/>
          </w:rPr>
          <w:fldChar w:fldCharType="begin"/>
        </w:r>
        <w:r w:rsidR="00722ED2">
          <w:rPr>
            <w:noProof/>
            <w:webHidden/>
          </w:rPr>
          <w:instrText xml:space="preserve"> PAGEREF _Toc456706153 \h </w:instrText>
        </w:r>
        <w:r w:rsidR="00722ED2">
          <w:rPr>
            <w:noProof/>
            <w:webHidden/>
          </w:rPr>
        </w:r>
        <w:r w:rsidR="00722ED2">
          <w:rPr>
            <w:noProof/>
            <w:webHidden/>
          </w:rPr>
          <w:fldChar w:fldCharType="separate"/>
        </w:r>
        <w:r w:rsidR="00722ED2">
          <w:rPr>
            <w:noProof/>
            <w:webHidden/>
          </w:rPr>
          <w:t>5</w:t>
        </w:r>
        <w:r w:rsidR="00722ED2">
          <w:rPr>
            <w:noProof/>
            <w:webHidden/>
          </w:rPr>
          <w:fldChar w:fldCharType="end"/>
        </w:r>
      </w:hyperlink>
    </w:p>
    <w:p w14:paraId="6F729D1A" w14:textId="77777777" w:rsidR="00722ED2" w:rsidRDefault="00000000" w:rsidP="00722ED2">
      <w:pPr>
        <w:pStyle w:val="TOC2"/>
        <w:rPr>
          <w:rFonts w:cstheme="minorBidi"/>
          <w:noProof/>
          <w:color w:val="auto"/>
          <w:sz w:val="22"/>
          <w:lang w:eastAsia="en-US"/>
        </w:rPr>
      </w:pPr>
      <w:hyperlink w:anchor="_Toc456706154" w:history="1">
        <w:r w:rsidR="00722ED2" w:rsidRPr="002F0015">
          <w:rPr>
            <w:rStyle w:val="Hyperlink"/>
            <w:noProof/>
          </w:rPr>
          <w:t>2.1</w:t>
        </w:r>
        <w:r w:rsidR="00722ED2">
          <w:rPr>
            <w:rFonts w:cstheme="minorBidi"/>
            <w:noProof/>
            <w:color w:val="auto"/>
            <w:sz w:val="22"/>
            <w:lang w:eastAsia="en-US"/>
          </w:rPr>
          <w:tab/>
        </w:r>
        <w:r w:rsidR="00722ED2" w:rsidRPr="002F0015">
          <w:rPr>
            <w:rStyle w:val="Hyperlink"/>
            <w:noProof/>
          </w:rPr>
          <w:t>Model Focuses</w:t>
        </w:r>
        <w:r w:rsidR="00722ED2">
          <w:rPr>
            <w:noProof/>
            <w:webHidden/>
          </w:rPr>
          <w:tab/>
        </w:r>
        <w:r w:rsidR="00722ED2">
          <w:rPr>
            <w:noProof/>
            <w:webHidden/>
          </w:rPr>
          <w:fldChar w:fldCharType="begin"/>
        </w:r>
        <w:r w:rsidR="00722ED2">
          <w:rPr>
            <w:noProof/>
            <w:webHidden/>
          </w:rPr>
          <w:instrText xml:space="preserve"> PAGEREF _Toc456706154 \h </w:instrText>
        </w:r>
        <w:r w:rsidR="00722ED2">
          <w:rPr>
            <w:noProof/>
            <w:webHidden/>
          </w:rPr>
        </w:r>
        <w:r w:rsidR="00722ED2">
          <w:rPr>
            <w:noProof/>
            <w:webHidden/>
          </w:rPr>
          <w:fldChar w:fldCharType="separate"/>
        </w:r>
        <w:r w:rsidR="00722ED2">
          <w:rPr>
            <w:noProof/>
            <w:webHidden/>
          </w:rPr>
          <w:t>5</w:t>
        </w:r>
        <w:r w:rsidR="00722ED2">
          <w:rPr>
            <w:noProof/>
            <w:webHidden/>
          </w:rPr>
          <w:fldChar w:fldCharType="end"/>
        </w:r>
      </w:hyperlink>
    </w:p>
    <w:p w14:paraId="1B01E775" w14:textId="77777777" w:rsidR="00722ED2" w:rsidRDefault="00000000" w:rsidP="00722ED2">
      <w:pPr>
        <w:pStyle w:val="TOC3"/>
        <w:rPr>
          <w:rFonts w:cstheme="minorBidi"/>
          <w:noProof/>
          <w:color w:val="auto"/>
          <w:sz w:val="22"/>
          <w:lang w:eastAsia="en-US"/>
        </w:rPr>
      </w:pPr>
      <w:hyperlink w:anchor="_Toc456706155" w:history="1">
        <w:r w:rsidR="00722ED2" w:rsidRPr="002F0015">
          <w:rPr>
            <w:rStyle w:val="Hyperlink"/>
            <w:noProof/>
          </w:rPr>
          <w:t>2.1.1</w:t>
        </w:r>
        <w:r w:rsidR="00722ED2">
          <w:rPr>
            <w:rFonts w:cstheme="minorBidi"/>
            <w:noProof/>
            <w:color w:val="auto"/>
            <w:sz w:val="22"/>
            <w:lang w:eastAsia="en-US"/>
          </w:rPr>
          <w:tab/>
        </w:r>
        <w:r w:rsidR="00722ED2" w:rsidRPr="002F0015">
          <w:rPr>
            <w:rStyle w:val="Hyperlink"/>
            <w:noProof/>
          </w:rPr>
          <w:t>Core Network Model Overview</w:t>
        </w:r>
        <w:r w:rsidR="00722ED2">
          <w:rPr>
            <w:noProof/>
            <w:webHidden/>
          </w:rPr>
          <w:tab/>
        </w:r>
        <w:r w:rsidR="00722ED2">
          <w:rPr>
            <w:noProof/>
            <w:webHidden/>
          </w:rPr>
          <w:fldChar w:fldCharType="begin"/>
        </w:r>
        <w:r w:rsidR="00722ED2">
          <w:rPr>
            <w:noProof/>
            <w:webHidden/>
          </w:rPr>
          <w:instrText xml:space="preserve"> PAGEREF _Toc456706155 \h </w:instrText>
        </w:r>
        <w:r w:rsidR="00722ED2">
          <w:rPr>
            <w:noProof/>
            <w:webHidden/>
          </w:rPr>
        </w:r>
        <w:r w:rsidR="00722ED2">
          <w:rPr>
            <w:noProof/>
            <w:webHidden/>
          </w:rPr>
          <w:fldChar w:fldCharType="separate"/>
        </w:r>
        <w:r w:rsidR="00722ED2">
          <w:rPr>
            <w:noProof/>
            <w:webHidden/>
          </w:rPr>
          <w:t>5</w:t>
        </w:r>
        <w:r w:rsidR="00722ED2">
          <w:rPr>
            <w:noProof/>
            <w:webHidden/>
          </w:rPr>
          <w:fldChar w:fldCharType="end"/>
        </w:r>
      </w:hyperlink>
    </w:p>
    <w:p w14:paraId="33193478" w14:textId="77777777" w:rsidR="00722ED2" w:rsidRDefault="00000000" w:rsidP="00722ED2">
      <w:pPr>
        <w:pStyle w:val="TOC3"/>
        <w:rPr>
          <w:rFonts w:cstheme="minorBidi"/>
          <w:noProof/>
          <w:color w:val="auto"/>
          <w:sz w:val="22"/>
          <w:lang w:eastAsia="en-US"/>
        </w:rPr>
      </w:pPr>
      <w:hyperlink w:anchor="_Toc456706156" w:history="1">
        <w:r w:rsidR="00722ED2" w:rsidRPr="002F0015">
          <w:rPr>
            <w:rStyle w:val="Hyperlink"/>
            <w:noProof/>
          </w:rPr>
          <w:t>2.1.2</w:t>
        </w:r>
        <w:r w:rsidR="00722ED2">
          <w:rPr>
            <w:rFonts w:cstheme="minorBidi"/>
            <w:noProof/>
            <w:color w:val="auto"/>
            <w:sz w:val="22"/>
            <w:lang w:eastAsia="en-US"/>
          </w:rPr>
          <w:tab/>
        </w:r>
        <w:r w:rsidR="00722ED2" w:rsidRPr="002F0015">
          <w:rPr>
            <w:rStyle w:val="Hyperlink"/>
            <w:noProof/>
          </w:rPr>
          <w:t>Core Foundation Model</w:t>
        </w:r>
        <w:r w:rsidR="00722ED2">
          <w:rPr>
            <w:noProof/>
            <w:webHidden/>
          </w:rPr>
          <w:tab/>
        </w:r>
        <w:r w:rsidR="00722ED2">
          <w:rPr>
            <w:noProof/>
            <w:webHidden/>
          </w:rPr>
          <w:fldChar w:fldCharType="begin"/>
        </w:r>
        <w:r w:rsidR="00722ED2">
          <w:rPr>
            <w:noProof/>
            <w:webHidden/>
          </w:rPr>
          <w:instrText xml:space="preserve"> PAGEREF _Toc456706156 \h </w:instrText>
        </w:r>
        <w:r w:rsidR="00722ED2">
          <w:rPr>
            <w:noProof/>
            <w:webHidden/>
          </w:rPr>
        </w:r>
        <w:r w:rsidR="00722ED2">
          <w:rPr>
            <w:noProof/>
            <w:webHidden/>
          </w:rPr>
          <w:fldChar w:fldCharType="separate"/>
        </w:r>
        <w:r w:rsidR="00722ED2">
          <w:rPr>
            <w:noProof/>
            <w:webHidden/>
          </w:rPr>
          <w:t>6</w:t>
        </w:r>
        <w:r w:rsidR="00722ED2">
          <w:rPr>
            <w:noProof/>
            <w:webHidden/>
          </w:rPr>
          <w:fldChar w:fldCharType="end"/>
        </w:r>
      </w:hyperlink>
    </w:p>
    <w:p w14:paraId="68FEA593" w14:textId="77777777" w:rsidR="00722ED2" w:rsidRDefault="00000000" w:rsidP="00722ED2">
      <w:pPr>
        <w:pStyle w:val="TOC3"/>
        <w:rPr>
          <w:rFonts w:cstheme="minorBidi"/>
          <w:noProof/>
          <w:color w:val="auto"/>
          <w:sz w:val="22"/>
          <w:lang w:eastAsia="en-US"/>
        </w:rPr>
      </w:pPr>
      <w:hyperlink w:anchor="_Toc456706157" w:history="1">
        <w:r w:rsidR="00722ED2" w:rsidRPr="002F0015">
          <w:rPr>
            <w:rStyle w:val="Hyperlink"/>
            <w:noProof/>
          </w:rPr>
          <w:t>2.1.3</w:t>
        </w:r>
        <w:r w:rsidR="00722ED2">
          <w:rPr>
            <w:rFonts w:cstheme="minorBidi"/>
            <w:noProof/>
            <w:color w:val="auto"/>
            <w:sz w:val="22"/>
            <w:lang w:eastAsia="en-US"/>
          </w:rPr>
          <w:tab/>
        </w:r>
        <w:r w:rsidR="00722ED2" w:rsidRPr="002F0015">
          <w:rPr>
            <w:rStyle w:val="Hyperlink"/>
            <w:noProof/>
          </w:rPr>
          <w:t>Layered Topology</w:t>
        </w:r>
        <w:r w:rsidR="00722ED2">
          <w:rPr>
            <w:noProof/>
            <w:webHidden/>
          </w:rPr>
          <w:tab/>
        </w:r>
        <w:r w:rsidR="00722ED2">
          <w:rPr>
            <w:noProof/>
            <w:webHidden/>
          </w:rPr>
          <w:fldChar w:fldCharType="begin"/>
        </w:r>
        <w:r w:rsidR="00722ED2">
          <w:rPr>
            <w:noProof/>
            <w:webHidden/>
          </w:rPr>
          <w:instrText xml:space="preserve"> PAGEREF _Toc456706157 \h </w:instrText>
        </w:r>
        <w:r w:rsidR="00722ED2">
          <w:rPr>
            <w:noProof/>
            <w:webHidden/>
          </w:rPr>
        </w:r>
        <w:r w:rsidR="00722ED2">
          <w:rPr>
            <w:noProof/>
            <w:webHidden/>
          </w:rPr>
          <w:fldChar w:fldCharType="separate"/>
        </w:r>
        <w:r w:rsidR="00722ED2">
          <w:rPr>
            <w:noProof/>
            <w:webHidden/>
          </w:rPr>
          <w:t>8</w:t>
        </w:r>
        <w:r w:rsidR="00722ED2">
          <w:rPr>
            <w:noProof/>
            <w:webHidden/>
          </w:rPr>
          <w:fldChar w:fldCharType="end"/>
        </w:r>
      </w:hyperlink>
    </w:p>
    <w:p w14:paraId="0C22EB45" w14:textId="77777777" w:rsidR="00722ED2" w:rsidRDefault="00000000" w:rsidP="00722ED2">
      <w:pPr>
        <w:pStyle w:val="TOC2"/>
        <w:rPr>
          <w:rFonts w:cstheme="minorBidi"/>
          <w:noProof/>
          <w:color w:val="auto"/>
          <w:sz w:val="22"/>
          <w:lang w:eastAsia="en-US"/>
        </w:rPr>
      </w:pPr>
      <w:hyperlink w:anchor="_Toc456706158" w:history="1">
        <w:r w:rsidR="00722ED2" w:rsidRPr="002F0015">
          <w:rPr>
            <w:rStyle w:val="Hyperlink"/>
            <w:noProof/>
          </w:rPr>
          <w:t>2.2</w:t>
        </w:r>
        <w:r w:rsidR="00722ED2">
          <w:rPr>
            <w:rFonts w:cstheme="minorBidi"/>
            <w:noProof/>
            <w:color w:val="auto"/>
            <w:sz w:val="22"/>
            <w:lang w:eastAsia="en-US"/>
          </w:rPr>
          <w:tab/>
        </w:r>
        <w:r w:rsidR="00722ED2" w:rsidRPr="002F0015">
          <w:rPr>
            <w:rStyle w:val="Hyperlink"/>
            <w:noProof/>
          </w:rPr>
          <w:t>Other documents</w:t>
        </w:r>
        <w:r w:rsidR="00722ED2">
          <w:rPr>
            <w:noProof/>
            <w:webHidden/>
          </w:rPr>
          <w:tab/>
        </w:r>
        <w:r w:rsidR="00722ED2">
          <w:rPr>
            <w:noProof/>
            <w:webHidden/>
          </w:rPr>
          <w:fldChar w:fldCharType="begin"/>
        </w:r>
        <w:r w:rsidR="00722ED2">
          <w:rPr>
            <w:noProof/>
            <w:webHidden/>
          </w:rPr>
          <w:instrText xml:space="preserve"> PAGEREF _Toc456706158 \h </w:instrText>
        </w:r>
        <w:r w:rsidR="00722ED2">
          <w:rPr>
            <w:noProof/>
            <w:webHidden/>
          </w:rPr>
        </w:r>
        <w:r w:rsidR="00722ED2">
          <w:rPr>
            <w:noProof/>
            <w:webHidden/>
          </w:rPr>
          <w:fldChar w:fldCharType="separate"/>
        </w:r>
        <w:r w:rsidR="00722ED2">
          <w:rPr>
            <w:noProof/>
            <w:webHidden/>
          </w:rPr>
          <w:t>10</w:t>
        </w:r>
        <w:r w:rsidR="00722ED2">
          <w:rPr>
            <w:noProof/>
            <w:webHidden/>
          </w:rPr>
          <w:fldChar w:fldCharType="end"/>
        </w:r>
      </w:hyperlink>
    </w:p>
    <w:p w14:paraId="32A87B00" w14:textId="77777777" w:rsidR="00722ED2" w:rsidRDefault="00000000" w:rsidP="00722ED2">
      <w:pPr>
        <w:pStyle w:val="TOC2"/>
        <w:rPr>
          <w:rFonts w:cstheme="minorBidi"/>
          <w:noProof/>
          <w:color w:val="auto"/>
          <w:sz w:val="22"/>
          <w:lang w:eastAsia="en-US"/>
        </w:rPr>
      </w:pPr>
      <w:hyperlink w:anchor="_Toc456706159" w:history="1">
        <w:r w:rsidR="00722ED2" w:rsidRPr="002F0015">
          <w:rPr>
            <w:rStyle w:val="Hyperlink"/>
            <w:noProof/>
          </w:rPr>
          <w:t>2.3</w:t>
        </w:r>
        <w:r w:rsidR="00722ED2">
          <w:rPr>
            <w:rFonts w:cstheme="minorBidi"/>
            <w:noProof/>
            <w:color w:val="auto"/>
            <w:sz w:val="22"/>
            <w:lang w:eastAsia="en-US"/>
          </w:rPr>
          <w:tab/>
        </w:r>
        <w:r w:rsidR="00722ED2" w:rsidRPr="002F0015">
          <w:rPr>
            <w:rStyle w:val="Hyperlink"/>
            <w:noProof/>
          </w:rPr>
          <w:t>Supporting Guidelines</w:t>
        </w:r>
        <w:r w:rsidR="00722ED2">
          <w:rPr>
            <w:noProof/>
            <w:webHidden/>
          </w:rPr>
          <w:tab/>
        </w:r>
        <w:r w:rsidR="00722ED2">
          <w:rPr>
            <w:noProof/>
            <w:webHidden/>
          </w:rPr>
          <w:fldChar w:fldCharType="begin"/>
        </w:r>
        <w:r w:rsidR="00722ED2">
          <w:rPr>
            <w:noProof/>
            <w:webHidden/>
          </w:rPr>
          <w:instrText xml:space="preserve"> PAGEREF _Toc456706159 \h </w:instrText>
        </w:r>
        <w:r w:rsidR="00722ED2">
          <w:rPr>
            <w:noProof/>
            <w:webHidden/>
          </w:rPr>
        </w:r>
        <w:r w:rsidR="00722ED2">
          <w:rPr>
            <w:noProof/>
            <w:webHidden/>
          </w:rPr>
          <w:fldChar w:fldCharType="separate"/>
        </w:r>
        <w:r w:rsidR="00722ED2">
          <w:rPr>
            <w:noProof/>
            <w:webHidden/>
          </w:rPr>
          <w:t>10</w:t>
        </w:r>
        <w:r w:rsidR="00722ED2">
          <w:rPr>
            <w:noProof/>
            <w:webHidden/>
          </w:rPr>
          <w:fldChar w:fldCharType="end"/>
        </w:r>
      </w:hyperlink>
    </w:p>
    <w:p w14:paraId="04838D0A" w14:textId="77777777" w:rsidR="00722ED2" w:rsidRDefault="00000000" w:rsidP="00722ED2">
      <w:pPr>
        <w:pStyle w:val="TOC2"/>
        <w:rPr>
          <w:rFonts w:cstheme="minorBidi"/>
          <w:noProof/>
          <w:color w:val="auto"/>
          <w:sz w:val="22"/>
          <w:lang w:eastAsia="en-US"/>
        </w:rPr>
      </w:pPr>
      <w:hyperlink w:anchor="_Toc456706160" w:history="1">
        <w:r w:rsidR="00722ED2" w:rsidRPr="002F0015">
          <w:rPr>
            <w:rStyle w:val="Hyperlink"/>
            <w:noProof/>
          </w:rPr>
          <w:t>2.4</w:t>
        </w:r>
        <w:r w:rsidR="00722ED2">
          <w:rPr>
            <w:rFonts w:cstheme="minorBidi"/>
            <w:noProof/>
            <w:color w:val="auto"/>
            <w:sz w:val="22"/>
            <w:lang w:eastAsia="en-US"/>
          </w:rPr>
          <w:tab/>
        </w:r>
        <w:r w:rsidR="00722ED2" w:rsidRPr="002F0015">
          <w:rPr>
            <w:rStyle w:val="Hyperlink"/>
            <w:noProof/>
          </w:rPr>
          <w:t>Key reference material</w:t>
        </w:r>
        <w:r w:rsidR="00722ED2">
          <w:rPr>
            <w:noProof/>
            <w:webHidden/>
          </w:rPr>
          <w:tab/>
        </w:r>
        <w:r w:rsidR="00722ED2">
          <w:rPr>
            <w:noProof/>
            <w:webHidden/>
          </w:rPr>
          <w:fldChar w:fldCharType="begin"/>
        </w:r>
        <w:r w:rsidR="00722ED2">
          <w:rPr>
            <w:noProof/>
            <w:webHidden/>
          </w:rPr>
          <w:instrText xml:space="preserve"> PAGEREF _Toc456706160 \h </w:instrText>
        </w:r>
        <w:r w:rsidR="00722ED2">
          <w:rPr>
            <w:noProof/>
            <w:webHidden/>
          </w:rPr>
        </w:r>
        <w:r w:rsidR="00722ED2">
          <w:rPr>
            <w:noProof/>
            <w:webHidden/>
          </w:rPr>
          <w:fldChar w:fldCharType="separate"/>
        </w:r>
        <w:r w:rsidR="00722ED2">
          <w:rPr>
            <w:noProof/>
            <w:webHidden/>
          </w:rPr>
          <w:t>10</w:t>
        </w:r>
        <w:r w:rsidR="00722ED2">
          <w:rPr>
            <w:noProof/>
            <w:webHidden/>
          </w:rPr>
          <w:fldChar w:fldCharType="end"/>
        </w:r>
      </w:hyperlink>
    </w:p>
    <w:p w14:paraId="45C66A89" w14:textId="77777777"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61" w:history="1">
        <w:r w:rsidR="00722ED2" w:rsidRPr="002F0015">
          <w:rPr>
            <w:rStyle w:val="Hyperlink"/>
            <w:noProof/>
          </w:rPr>
          <w:t>3</w:t>
        </w:r>
        <w:r w:rsidR="00722ED2">
          <w:rPr>
            <w:rFonts w:cstheme="minorBidi"/>
            <w:b w:val="0"/>
            <w:noProof/>
            <w:color w:val="auto"/>
            <w:sz w:val="22"/>
            <w:szCs w:val="22"/>
            <w:lang w:eastAsia="en-US"/>
          </w:rPr>
          <w:tab/>
        </w:r>
        <w:r w:rsidR="00722ED2" w:rsidRPr="002F0015">
          <w:rPr>
            <w:rStyle w:val="Hyperlink"/>
            <w:noProof/>
          </w:rPr>
          <w:t>Summary of main changes between version 1.1 and 1.2</w:t>
        </w:r>
        <w:r w:rsidR="00722ED2">
          <w:rPr>
            <w:noProof/>
            <w:webHidden/>
          </w:rPr>
          <w:tab/>
        </w:r>
        <w:r w:rsidR="00722ED2">
          <w:rPr>
            <w:noProof/>
            <w:webHidden/>
          </w:rPr>
          <w:fldChar w:fldCharType="begin"/>
        </w:r>
        <w:r w:rsidR="00722ED2">
          <w:rPr>
            <w:noProof/>
            <w:webHidden/>
          </w:rPr>
          <w:instrText xml:space="preserve"> PAGEREF _Toc456706161 \h </w:instrText>
        </w:r>
        <w:r w:rsidR="00722ED2">
          <w:rPr>
            <w:noProof/>
            <w:webHidden/>
          </w:rPr>
        </w:r>
        <w:r w:rsidR="00722ED2">
          <w:rPr>
            <w:noProof/>
            <w:webHidden/>
          </w:rPr>
          <w:fldChar w:fldCharType="separate"/>
        </w:r>
        <w:r w:rsidR="00722ED2">
          <w:rPr>
            <w:noProof/>
            <w:webHidden/>
          </w:rPr>
          <w:t>11</w:t>
        </w:r>
        <w:r w:rsidR="00722ED2">
          <w:rPr>
            <w:noProof/>
            <w:webHidden/>
          </w:rPr>
          <w:fldChar w:fldCharType="end"/>
        </w:r>
      </w:hyperlink>
    </w:p>
    <w:p w14:paraId="67F1E28F" w14:textId="77777777"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62" w:history="1">
        <w:r w:rsidR="00722ED2" w:rsidRPr="002F0015">
          <w:rPr>
            <w:rStyle w:val="Hyperlink"/>
            <w:noProof/>
          </w:rPr>
          <w:t>4</w:t>
        </w:r>
        <w:r w:rsidR="00722ED2">
          <w:rPr>
            <w:rFonts w:cstheme="minorBidi"/>
            <w:b w:val="0"/>
            <w:noProof/>
            <w:color w:val="auto"/>
            <w:sz w:val="22"/>
            <w:szCs w:val="22"/>
            <w:lang w:eastAsia="en-US"/>
          </w:rPr>
          <w:tab/>
        </w:r>
        <w:r w:rsidR="00722ED2" w:rsidRPr="002F0015">
          <w:rPr>
            <w:rStyle w:val="Hyperlink"/>
            <w:noProof/>
          </w:rPr>
          <w:t>References</w:t>
        </w:r>
        <w:r w:rsidR="00722ED2">
          <w:rPr>
            <w:noProof/>
            <w:webHidden/>
          </w:rPr>
          <w:tab/>
        </w:r>
        <w:r w:rsidR="00722ED2">
          <w:rPr>
            <w:noProof/>
            <w:webHidden/>
          </w:rPr>
          <w:fldChar w:fldCharType="begin"/>
        </w:r>
        <w:r w:rsidR="00722ED2">
          <w:rPr>
            <w:noProof/>
            <w:webHidden/>
          </w:rPr>
          <w:instrText xml:space="preserve"> PAGEREF _Toc456706162 \h </w:instrText>
        </w:r>
        <w:r w:rsidR="00722ED2">
          <w:rPr>
            <w:noProof/>
            <w:webHidden/>
          </w:rPr>
        </w:r>
        <w:r w:rsidR="00722ED2">
          <w:rPr>
            <w:noProof/>
            <w:webHidden/>
          </w:rPr>
          <w:fldChar w:fldCharType="separate"/>
        </w:r>
        <w:r w:rsidR="00722ED2">
          <w:rPr>
            <w:noProof/>
            <w:webHidden/>
          </w:rPr>
          <w:t>11</w:t>
        </w:r>
        <w:r w:rsidR="00722ED2">
          <w:rPr>
            <w:noProof/>
            <w:webHidden/>
          </w:rPr>
          <w:fldChar w:fldCharType="end"/>
        </w:r>
      </w:hyperlink>
    </w:p>
    <w:p w14:paraId="458D6B27" w14:textId="77777777"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63" w:history="1">
        <w:r w:rsidR="00722ED2" w:rsidRPr="002F0015">
          <w:rPr>
            <w:rStyle w:val="Hyperlink"/>
            <w:noProof/>
          </w:rPr>
          <w:t>5</w:t>
        </w:r>
        <w:r w:rsidR="00722ED2">
          <w:rPr>
            <w:rFonts w:cstheme="minorBidi"/>
            <w:b w:val="0"/>
            <w:noProof/>
            <w:color w:val="auto"/>
            <w:sz w:val="22"/>
            <w:szCs w:val="22"/>
            <w:lang w:eastAsia="en-US"/>
          </w:rPr>
          <w:tab/>
        </w:r>
        <w:r w:rsidR="00722ED2" w:rsidRPr="002F0015">
          <w:rPr>
            <w:rStyle w:val="Hyperlink"/>
            <w:noProof/>
          </w:rPr>
          <w:t>Definitions</w:t>
        </w:r>
        <w:r w:rsidR="00722ED2">
          <w:rPr>
            <w:noProof/>
            <w:webHidden/>
          </w:rPr>
          <w:tab/>
        </w:r>
        <w:r w:rsidR="00722ED2">
          <w:rPr>
            <w:noProof/>
            <w:webHidden/>
          </w:rPr>
          <w:fldChar w:fldCharType="begin"/>
        </w:r>
        <w:r w:rsidR="00722ED2">
          <w:rPr>
            <w:noProof/>
            <w:webHidden/>
          </w:rPr>
          <w:instrText xml:space="preserve"> PAGEREF _Toc456706163 \h </w:instrText>
        </w:r>
        <w:r w:rsidR="00722ED2">
          <w:rPr>
            <w:noProof/>
            <w:webHidden/>
          </w:rPr>
        </w:r>
        <w:r w:rsidR="00722ED2">
          <w:rPr>
            <w:noProof/>
            <w:webHidden/>
          </w:rPr>
          <w:fldChar w:fldCharType="separate"/>
        </w:r>
        <w:r w:rsidR="00722ED2">
          <w:rPr>
            <w:noProof/>
            <w:webHidden/>
          </w:rPr>
          <w:t>12</w:t>
        </w:r>
        <w:r w:rsidR="00722ED2">
          <w:rPr>
            <w:noProof/>
            <w:webHidden/>
          </w:rPr>
          <w:fldChar w:fldCharType="end"/>
        </w:r>
      </w:hyperlink>
    </w:p>
    <w:p w14:paraId="5D54A3E3" w14:textId="77777777" w:rsidR="00722ED2" w:rsidRDefault="00000000" w:rsidP="00722ED2">
      <w:pPr>
        <w:pStyle w:val="TOC2"/>
        <w:rPr>
          <w:rFonts w:cstheme="minorBidi"/>
          <w:noProof/>
          <w:color w:val="auto"/>
          <w:sz w:val="22"/>
          <w:lang w:eastAsia="en-US"/>
        </w:rPr>
      </w:pPr>
      <w:hyperlink w:anchor="_Toc456706164" w:history="1">
        <w:r w:rsidR="00722ED2" w:rsidRPr="002F0015">
          <w:rPr>
            <w:rStyle w:val="Hyperlink"/>
            <w:noProof/>
          </w:rPr>
          <w:t>5.1</w:t>
        </w:r>
        <w:r w:rsidR="00722ED2">
          <w:rPr>
            <w:rFonts w:cstheme="minorBidi"/>
            <w:noProof/>
            <w:color w:val="auto"/>
            <w:sz w:val="22"/>
            <w:lang w:eastAsia="en-US"/>
          </w:rPr>
          <w:tab/>
        </w:r>
        <w:r w:rsidR="00722ED2" w:rsidRPr="002F0015">
          <w:rPr>
            <w:rStyle w:val="Hyperlink"/>
            <w:noProof/>
          </w:rPr>
          <w:t>Terms defined elsewhere</w:t>
        </w:r>
        <w:r w:rsidR="00722ED2">
          <w:rPr>
            <w:noProof/>
            <w:webHidden/>
          </w:rPr>
          <w:tab/>
        </w:r>
        <w:r w:rsidR="00722ED2">
          <w:rPr>
            <w:noProof/>
            <w:webHidden/>
          </w:rPr>
          <w:fldChar w:fldCharType="begin"/>
        </w:r>
        <w:r w:rsidR="00722ED2">
          <w:rPr>
            <w:noProof/>
            <w:webHidden/>
          </w:rPr>
          <w:instrText xml:space="preserve"> PAGEREF _Toc456706164 \h </w:instrText>
        </w:r>
        <w:r w:rsidR="00722ED2">
          <w:rPr>
            <w:noProof/>
            <w:webHidden/>
          </w:rPr>
        </w:r>
        <w:r w:rsidR="00722ED2">
          <w:rPr>
            <w:noProof/>
            <w:webHidden/>
          </w:rPr>
          <w:fldChar w:fldCharType="separate"/>
        </w:r>
        <w:r w:rsidR="00722ED2">
          <w:rPr>
            <w:noProof/>
            <w:webHidden/>
          </w:rPr>
          <w:t>12</w:t>
        </w:r>
        <w:r w:rsidR="00722ED2">
          <w:rPr>
            <w:noProof/>
            <w:webHidden/>
          </w:rPr>
          <w:fldChar w:fldCharType="end"/>
        </w:r>
      </w:hyperlink>
    </w:p>
    <w:p w14:paraId="13202AD0" w14:textId="77777777" w:rsidR="00722ED2" w:rsidRDefault="00000000" w:rsidP="00722ED2">
      <w:pPr>
        <w:pStyle w:val="TOC2"/>
        <w:rPr>
          <w:rFonts w:cstheme="minorBidi"/>
          <w:noProof/>
          <w:color w:val="auto"/>
          <w:sz w:val="22"/>
          <w:lang w:eastAsia="en-US"/>
        </w:rPr>
      </w:pPr>
      <w:hyperlink w:anchor="_Toc456706165" w:history="1">
        <w:r w:rsidR="00722ED2" w:rsidRPr="002F0015">
          <w:rPr>
            <w:rStyle w:val="Hyperlink"/>
            <w:noProof/>
          </w:rPr>
          <w:t>5.2</w:t>
        </w:r>
        <w:r w:rsidR="00722ED2">
          <w:rPr>
            <w:rFonts w:cstheme="minorBidi"/>
            <w:noProof/>
            <w:color w:val="auto"/>
            <w:sz w:val="22"/>
            <w:lang w:eastAsia="en-US"/>
          </w:rPr>
          <w:tab/>
        </w:r>
        <w:r w:rsidR="00722ED2" w:rsidRPr="002F0015">
          <w:rPr>
            <w:rStyle w:val="Hyperlink"/>
            <w:noProof/>
          </w:rPr>
          <w:t>Terms defined in this TR</w:t>
        </w:r>
        <w:r w:rsidR="00722ED2">
          <w:rPr>
            <w:noProof/>
            <w:webHidden/>
          </w:rPr>
          <w:tab/>
        </w:r>
        <w:r w:rsidR="00722ED2">
          <w:rPr>
            <w:noProof/>
            <w:webHidden/>
          </w:rPr>
          <w:fldChar w:fldCharType="begin"/>
        </w:r>
        <w:r w:rsidR="00722ED2">
          <w:rPr>
            <w:noProof/>
            <w:webHidden/>
          </w:rPr>
          <w:instrText xml:space="preserve"> PAGEREF _Toc456706165 \h </w:instrText>
        </w:r>
        <w:r w:rsidR="00722ED2">
          <w:rPr>
            <w:noProof/>
            <w:webHidden/>
          </w:rPr>
        </w:r>
        <w:r w:rsidR="00722ED2">
          <w:rPr>
            <w:noProof/>
            <w:webHidden/>
          </w:rPr>
          <w:fldChar w:fldCharType="separate"/>
        </w:r>
        <w:r w:rsidR="00722ED2">
          <w:rPr>
            <w:noProof/>
            <w:webHidden/>
          </w:rPr>
          <w:t>12</w:t>
        </w:r>
        <w:r w:rsidR="00722ED2">
          <w:rPr>
            <w:noProof/>
            <w:webHidden/>
          </w:rPr>
          <w:fldChar w:fldCharType="end"/>
        </w:r>
      </w:hyperlink>
    </w:p>
    <w:p w14:paraId="54171DE4" w14:textId="77777777"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66" w:history="1">
        <w:r w:rsidR="00722ED2" w:rsidRPr="002F0015">
          <w:rPr>
            <w:rStyle w:val="Hyperlink"/>
            <w:noProof/>
          </w:rPr>
          <w:t>6</w:t>
        </w:r>
        <w:r w:rsidR="00722ED2">
          <w:rPr>
            <w:rFonts w:cstheme="minorBidi"/>
            <w:b w:val="0"/>
            <w:noProof/>
            <w:color w:val="auto"/>
            <w:sz w:val="22"/>
            <w:szCs w:val="22"/>
            <w:lang w:eastAsia="en-US"/>
          </w:rPr>
          <w:tab/>
        </w:r>
        <w:r w:rsidR="00722ED2" w:rsidRPr="002F0015">
          <w:rPr>
            <w:rStyle w:val="Hyperlink"/>
            <w:noProof/>
          </w:rPr>
          <w:t>Abbreviations and acronyms</w:t>
        </w:r>
        <w:r w:rsidR="00722ED2">
          <w:rPr>
            <w:noProof/>
            <w:webHidden/>
          </w:rPr>
          <w:tab/>
        </w:r>
        <w:r w:rsidR="00722ED2">
          <w:rPr>
            <w:noProof/>
            <w:webHidden/>
          </w:rPr>
          <w:fldChar w:fldCharType="begin"/>
        </w:r>
        <w:r w:rsidR="00722ED2">
          <w:rPr>
            <w:noProof/>
            <w:webHidden/>
          </w:rPr>
          <w:instrText xml:space="preserve"> PAGEREF _Toc456706166 \h </w:instrText>
        </w:r>
        <w:r w:rsidR="00722ED2">
          <w:rPr>
            <w:noProof/>
            <w:webHidden/>
          </w:rPr>
        </w:r>
        <w:r w:rsidR="00722ED2">
          <w:rPr>
            <w:noProof/>
            <w:webHidden/>
          </w:rPr>
          <w:fldChar w:fldCharType="separate"/>
        </w:r>
        <w:r w:rsidR="00722ED2">
          <w:rPr>
            <w:noProof/>
            <w:webHidden/>
          </w:rPr>
          <w:t>13</w:t>
        </w:r>
        <w:r w:rsidR="00722ED2">
          <w:rPr>
            <w:noProof/>
            <w:webHidden/>
          </w:rPr>
          <w:fldChar w:fldCharType="end"/>
        </w:r>
      </w:hyperlink>
    </w:p>
    <w:p w14:paraId="15E293BD" w14:textId="77777777"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67" w:history="1">
        <w:r w:rsidR="00722ED2" w:rsidRPr="002F0015">
          <w:rPr>
            <w:rStyle w:val="Hyperlink"/>
            <w:noProof/>
          </w:rPr>
          <w:t>7</w:t>
        </w:r>
        <w:r w:rsidR="00722ED2">
          <w:rPr>
            <w:rFonts w:cstheme="minorBidi"/>
            <w:b w:val="0"/>
            <w:noProof/>
            <w:color w:val="auto"/>
            <w:sz w:val="22"/>
            <w:szCs w:val="22"/>
            <w:lang w:eastAsia="en-US"/>
          </w:rPr>
          <w:tab/>
        </w:r>
        <w:r w:rsidR="00722ED2" w:rsidRPr="002F0015">
          <w:rPr>
            <w:rStyle w:val="Hyperlink"/>
            <w:noProof/>
          </w:rPr>
          <w:t>Conventions</w:t>
        </w:r>
        <w:r w:rsidR="00722ED2">
          <w:rPr>
            <w:noProof/>
            <w:webHidden/>
          </w:rPr>
          <w:tab/>
        </w:r>
        <w:r w:rsidR="00722ED2">
          <w:rPr>
            <w:noProof/>
            <w:webHidden/>
          </w:rPr>
          <w:fldChar w:fldCharType="begin"/>
        </w:r>
        <w:r w:rsidR="00722ED2">
          <w:rPr>
            <w:noProof/>
            <w:webHidden/>
          </w:rPr>
          <w:instrText xml:space="preserve"> PAGEREF _Toc456706167 \h </w:instrText>
        </w:r>
        <w:r w:rsidR="00722ED2">
          <w:rPr>
            <w:noProof/>
            <w:webHidden/>
          </w:rPr>
        </w:r>
        <w:r w:rsidR="00722ED2">
          <w:rPr>
            <w:noProof/>
            <w:webHidden/>
          </w:rPr>
          <w:fldChar w:fldCharType="separate"/>
        </w:r>
        <w:r w:rsidR="00722ED2">
          <w:rPr>
            <w:noProof/>
            <w:webHidden/>
          </w:rPr>
          <w:t>15</w:t>
        </w:r>
        <w:r w:rsidR="00722ED2">
          <w:rPr>
            <w:noProof/>
            <w:webHidden/>
          </w:rPr>
          <w:fldChar w:fldCharType="end"/>
        </w:r>
      </w:hyperlink>
    </w:p>
    <w:p w14:paraId="304A8052" w14:textId="77777777" w:rsidR="00722ED2" w:rsidRDefault="00000000" w:rsidP="00722ED2">
      <w:pPr>
        <w:pStyle w:val="TOC2"/>
        <w:rPr>
          <w:rFonts w:cstheme="minorBidi"/>
          <w:noProof/>
          <w:color w:val="auto"/>
          <w:sz w:val="22"/>
          <w:lang w:eastAsia="en-US"/>
        </w:rPr>
      </w:pPr>
      <w:hyperlink w:anchor="_Toc456706168" w:history="1">
        <w:r w:rsidR="00722ED2" w:rsidRPr="002F0015">
          <w:rPr>
            <w:rStyle w:val="Hyperlink"/>
            <w:noProof/>
          </w:rPr>
          <w:t>7.1</w:t>
        </w:r>
        <w:r w:rsidR="00722ED2">
          <w:rPr>
            <w:rFonts w:cstheme="minorBidi"/>
            <w:noProof/>
            <w:color w:val="auto"/>
            <w:sz w:val="22"/>
            <w:lang w:eastAsia="en-US"/>
          </w:rPr>
          <w:tab/>
        </w:r>
        <w:r w:rsidR="00722ED2" w:rsidRPr="002F0015">
          <w:rPr>
            <w:rStyle w:val="Hyperlink"/>
            <w:noProof/>
          </w:rPr>
          <w:t>Lifecycle Stereotypes</w:t>
        </w:r>
        <w:r w:rsidR="00722ED2">
          <w:rPr>
            <w:noProof/>
            <w:webHidden/>
          </w:rPr>
          <w:tab/>
        </w:r>
        <w:r w:rsidR="00722ED2">
          <w:rPr>
            <w:noProof/>
            <w:webHidden/>
          </w:rPr>
          <w:fldChar w:fldCharType="begin"/>
        </w:r>
        <w:r w:rsidR="00722ED2">
          <w:rPr>
            <w:noProof/>
            <w:webHidden/>
          </w:rPr>
          <w:instrText xml:space="preserve"> PAGEREF _Toc456706168 \h </w:instrText>
        </w:r>
        <w:r w:rsidR="00722ED2">
          <w:rPr>
            <w:noProof/>
            <w:webHidden/>
          </w:rPr>
        </w:r>
        <w:r w:rsidR="00722ED2">
          <w:rPr>
            <w:noProof/>
            <w:webHidden/>
          </w:rPr>
          <w:fldChar w:fldCharType="separate"/>
        </w:r>
        <w:r w:rsidR="00722ED2">
          <w:rPr>
            <w:noProof/>
            <w:webHidden/>
          </w:rPr>
          <w:t>15</w:t>
        </w:r>
        <w:r w:rsidR="00722ED2">
          <w:rPr>
            <w:noProof/>
            <w:webHidden/>
          </w:rPr>
          <w:fldChar w:fldCharType="end"/>
        </w:r>
      </w:hyperlink>
    </w:p>
    <w:p w14:paraId="35298848" w14:textId="77777777" w:rsidR="00722ED2" w:rsidRDefault="00000000" w:rsidP="00722ED2">
      <w:pPr>
        <w:pStyle w:val="TOC2"/>
        <w:rPr>
          <w:rFonts w:cstheme="minorBidi"/>
          <w:noProof/>
          <w:color w:val="auto"/>
          <w:sz w:val="22"/>
          <w:lang w:eastAsia="en-US"/>
        </w:rPr>
      </w:pPr>
      <w:hyperlink w:anchor="_Toc456706169" w:history="1">
        <w:r w:rsidR="00722ED2" w:rsidRPr="002F0015">
          <w:rPr>
            <w:rStyle w:val="Hyperlink"/>
            <w:noProof/>
          </w:rPr>
          <w:t>7.2</w:t>
        </w:r>
        <w:r w:rsidR="00722ED2">
          <w:rPr>
            <w:rFonts w:cstheme="minorBidi"/>
            <w:noProof/>
            <w:color w:val="auto"/>
            <w:sz w:val="22"/>
            <w:lang w:eastAsia="en-US"/>
          </w:rPr>
          <w:tab/>
        </w:r>
        <w:r w:rsidR="00722ED2" w:rsidRPr="002F0015">
          <w:rPr>
            <w:rStyle w:val="Hyperlink"/>
            <w:noProof/>
          </w:rPr>
          <w:t>Diagram Keys</w:t>
        </w:r>
        <w:r w:rsidR="00722ED2">
          <w:rPr>
            <w:noProof/>
            <w:webHidden/>
          </w:rPr>
          <w:tab/>
        </w:r>
        <w:r w:rsidR="00722ED2">
          <w:rPr>
            <w:noProof/>
            <w:webHidden/>
          </w:rPr>
          <w:fldChar w:fldCharType="begin"/>
        </w:r>
        <w:r w:rsidR="00722ED2">
          <w:rPr>
            <w:noProof/>
            <w:webHidden/>
          </w:rPr>
          <w:instrText xml:space="preserve"> PAGEREF _Toc456706169 \h </w:instrText>
        </w:r>
        <w:r w:rsidR="00722ED2">
          <w:rPr>
            <w:noProof/>
            <w:webHidden/>
          </w:rPr>
        </w:r>
        <w:r w:rsidR="00722ED2">
          <w:rPr>
            <w:noProof/>
            <w:webHidden/>
          </w:rPr>
          <w:fldChar w:fldCharType="separate"/>
        </w:r>
        <w:r w:rsidR="00722ED2">
          <w:rPr>
            <w:noProof/>
            <w:webHidden/>
          </w:rPr>
          <w:t>15</w:t>
        </w:r>
        <w:r w:rsidR="00722ED2">
          <w:rPr>
            <w:noProof/>
            <w:webHidden/>
          </w:rPr>
          <w:fldChar w:fldCharType="end"/>
        </w:r>
      </w:hyperlink>
    </w:p>
    <w:p w14:paraId="155DF85E" w14:textId="77777777"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70" w:history="1">
        <w:r w:rsidR="00722ED2" w:rsidRPr="002F0015">
          <w:rPr>
            <w:rStyle w:val="Hyperlink"/>
            <w:noProof/>
          </w:rPr>
          <w:t>8</w:t>
        </w:r>
        <w:r w:rsidR="00722ED2">
          <w:rPr>
            <w:rFonts w:cstheme="minorBidi"/>
            <w:b w:val="0"/>
            <w:noProof/>
            <w:color w:val="auto"/>
            <w:sz w:val="22"/>
            <w:szCs w:val="22"/>
            <w:lang w:eastAsia="en-US"/>
          </w:rPr>
          <w:tab/>
        </w:r>
        <w:r w:rsidR="00722ED2" w:rsidRPr="002F0015">
          <w:rPr>
            <w:rStyle w:val="Hyperlink"/>
            <w:noProof/>
          </w:rPr>
          <w:t>Future CoreModel areas</w:t>
        </w:r>
        <w:r w:rsidR="00722ED2">
          <w:rPr>
            <w:noProof/>
            <w:webHidden/>
          </w:rPr>
          <w:tab/>
        </w:r>
        <w:r w:rsidR="00722ED2">
          <w:rPr>
            <w:noProof/>
            <w:webHidden/>
          </w:rPr>
          <w:fldChar w:fldCharType="begin"/>
        </w:r>
        <w:r w:rsidR="00722ED2">
          <w:rPr>
            <w:noProof/>
            <w:webHidden/>
          </w:rPr>
          <w:instrText xml:space="preserve"> PAGEREF _Toc456706170 \h </w:instrText>
        </w:r>
        <w:r w:rsidR="00722ED2">
          <w:rPr>
            <w:noProof/>
            <w:webHidden/>
          </w:rPr>
        </w:r>
        <w:r w:rsidR="00722ED2">
          <w:rPr>
            <w:noProof/>
            <w:webHidden/>
          </w:rPr>
          <w:fldChar w:fldCharType="separate"/>
        </w:r>
        <w:r w:rsidR="00722ED2">
          <w:rPr>
            <w:noProof/>
            <w:webHidden/>
          </w:rPr>
          <w:t>17</w:t>
        </w:r>
        <w:r w:rsidR="00722ED2">
          <w:rPr>
            <w:noProof/>
            <w:webHidden/>
          </w:rPr>
          <w:fldChar w:fldCharType="end"/>
        </w:r>
      </w:hyperlink>
    </w:p>
    <w:p w14:paraId="510DE931" w14:textId="77777777"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71" w:history="1">
        <w:r w:rsidR="00722ED2" w:rsidRPr="002F0015">
          <w:rPr>
            <w:rStyle w:val="Hyperlink"/>
            <w:noProof/>
          </w:rPr>
          <w:t>9</w:t>
        </w:r>
        <w:r w:rsidR="00722ED2">
          <w:rPr>
            <w:rFonts w:cstheme="minorBidi"/>
            <w:b w:val="0"/>
            <w:noProof/>
            <w:color w:val="auto"/>
            <w:sz w:val="22"/>
            <w:szCs w:val="22"/>
            <w:lang w:eastAsia="en-US"/>
          </w:rPr>
          <w:tab/>
        </w:r>
        <w:r w:rsidR="00722ED2" w:rsidRPr="002F0015">
          <w:rPr>
            <w:rStyle w:val="Hyperlink"/>
            <w:noProof/>
          </w:rPr>
          <w:t>Terminology Translation table</w:t>
        </w:r>
        <w:r w:rsidR="00722ED2">
          <w:rPr>
            <w:noProof/>
            <w:webHidden/>
          </w:rPr>
          <w:tab/>
        </w:r>
        <w:r w:rsidR="00722ED2">
          <w:rPr>
            <w:noProof/>
            <w:webHidden/>
          </w:rPr>
          <w:fldChar w:fldCharType="begin"/>
        </w:r>
        <w:r w:rsidR="00722ED2">
          <w:rPr>
            <w:noProof/>
            <w:webHidden/>
          </w:rPr>
          <w:instrText xml:space="preserve"> PAGEREF _Toc456706171 \h </w:instrText>
        </w:r>
        <w:r w:rsidR="00722ED2">
          <w:rPr>
            <w:noProof/>
            <w:webHidden/>
          </w:rPr>
        </w:r>
        <w:r w:rsidR="00722ED2">
          <w:rPr>
            <w:noProof/>
            <w:webHidden/>
          </w:rPr>
          <w:fldChar w:fldCharType="separate"/>
        </w:r>
        <w:r w:rsidR="00722ED2">
          <w:rPr>
            <w:noProof/>
            <w:webHidden/>
          </w:rPr>
          <w:t>18</w:t>
        </w:r>
        <w:r w:rsidR="00722ED2">
          <w:rPr>
            <w:noProof/>
            <w:webHidden/>
          </w:rPr>
          <w:fldChar w:fldCharType="end"/>
        </w:r>
      </w:hyperlink>
    </w:p>
    <w:p w14:paraId="1DB7DBBD" w14:textId="77777777"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72" w:history="1">
        <w:r w:rsidR="00722ED2" w:rsidRPr="002F0015">
          <w:rPr>
            <w:rStyle w:val="Hyperlink"/>
            <w:noProof/>
          </w:rPr>
          <w:t>10</w:t>
        </w:r>
        <w:r w:rsidR="00722ED2">
          <w:rPr>
            <w:rFonts w:cstheme="minorBidi"/>
            <w:b w:val="0"/>
            <w:noProof/>
            <w:color w:val="auto"/>
            <w:sz w:val="22"/>
            <w:szCs w:val="22"/>
            <w:lang w:eastAsia="en-US"/>
          </w:rPr>
          <w:tab/>
        </w:r>
        <w:r w:rsidR="00722ED2" w:rsidRPr="002F0015">
          <w:rPr>
            <w:rStyle w:val="Hyperlink"/>
            <w:noProof/>
          </w:rPr>
          <w:t>Back matter</w:t>
        </w:r>
        <w:r w:rsidR="00722ED2">
          <w:rPr>
            <w:noProof/>
            <w:webHidden/>
          </w:rPr>
          <w:tab/>
        </w:r>
        <w:r w:rsidR="00722ED2">
          <w:rPr>
            <w:noProof/>
            <w:webHidden/>
          </w:rPr>
          <w:fldChar w:fldCharType="begin"/>
        </w:r>
        <w:r w:rsidR="00722ED2">
          <w:rPr>
            <w:noProof/>
            <w:webHidden/>
          </w:rPr>
          <w:instrText xml:space="preserve"> PAGEREF _Toc456706172 \h </w:instrText>
        </w:r>
        <w:r w:rsidR="00722ED2">
          <w:rPr>
            <w:noProof/>
            <w:webHidden/>
          </w:rPr>
        </w:r>
        <w:r w:rsidR="00722ED2">
          <w:rPr>
            <w:noProof/>
            <w:webHidden/>
          </w:rPr>
          <w:fldChar w:fldCharType="separate"/>
        </w:r>
        <w:r w:rsidR="00722ED2">
          <w:rPr>
            <w:noProof/>
            <w:webHidden/>
          </w:rPr>
          <w:t>19</w:t>
        </w:r>
        <w:r w:rsidR="00722ED2">
          <w:rPr>
            <w:noProof/>
            <w:webHidden/>
          </w:rPr>
          <w:fldChar w:fldCharType="end"/>
        </w:r>
      </w:hyperlink>
    </w:p>
    <w:p w14:paraId="31759A75" w14:textId="77777777" w:rsidR="00722ED2" w:rsidRDefault="00000000" w:rsidP="00722ED2">
      <w:pPr>
        <w:pStyle w:val="TOC2"/>
        <w:rPr>
          <w:rFonts w:cstheme="minorBidi"/>
          <w:noProof/>
          <w:color w:val="auto"/>
          <w:sz w:val="22"/>
          <w:lang w:eastAsia="en-US"/>
        </w:rPr>
      </w:pPr>
      <w:hyperlink w:anchor="_Toc456706173" w:history="1">
        <w:r w:rsidR="00722ED2" w:rsidRPr="002F0015">
          <w:rPr>
            <w:rStyle w:val="Hyperlink"/>
            <w:noProof/>
          </w:rPr>
          <w:t>10.1</w:t>
        </w:r>
        <w:r w:rsidR="00722ED2">
          <w:rPr>
            <w:rFonts w:cstheme="minorBidi"/>
            <w:noProof/>
            <w:color w:val="auto"/>
            <w:sz w:val="22"/>
            <w:lang w:eastAsia="en-US"/>
          </w:rPr>
          <w:tab/>
        </w:r>
        <w:r w:rsidR="00722ED2" w:rsidRPr="002F0015">
          <w:rPr>
            <w:rStyle w:val="Hyperlink"/>
            <w:noProof/>
          </w:rPr>
          <w:t>Editors</w:t>
        </w:r>
        <w:r w:rsidR="00722ED2">
          <w:rPr>
            <w:noProof/>
            <w:webHidden/>
          </w:rPr>
          <w:tab/>
        </w:r>
        <w:r w:rsidR="00722ED2">
          <w:rPr>
            <w:noProof/>
            <w:webHidden/>
          </w:rPr>
          <w:fldChar w:fldCharType="begin"/>
        </w:r>
        <w:r w:rsidR="00722ED2">
          <w:rPr>
            <w:noProof/>
            <w:webHidden/>
          </w:rPr>
          <w:instrText xml:space="preserve"> PAGEREF _Toc456706173 \h </w:instrText>
        </w:r>
        <w:r w:rsidR="00722ED2">
          <w:rPr>
            <w:noProof/>
            <w:webHidden/>
          </w:rPr>
        </w:r>
        <w:r w:rsidR="00722ED2">
          <w:rPr>
            <w:noProof/>
            <w:webHidden/>
          </w:rPr>
          <w:fldChar w:fldCharType="separate"/>
        </w:r>
        <w:r w:rsidR="00722ED2">
          <w:rPr>
            <w:noProof/>
            <w:webHidden/>
          </w:rPr>
          <w:t>19</w:t>
        </w:r>
        <w:r w:rsidR="00722ED2">
          <w:rPr>
            <w:noProof/>
            <w:webHidden/>
          </w:rPr>
          <w:fldChar w:fldCharType="end"/>
        </w:r>
      </w:hyperlink>
    </w:p>
    <w:p w14:paraId="07B34835" w14:textId="77777777" w:rsidR="00722ED2" w:rsidRDefault="00000000" w:rsidP="00722ED2">
      <w:pPr>
        <w:pStyle w:val="TOC2"/>
        <w:rPr>
          <w:rFonts w:cstheme="minorBidi"/>
          <w:noProof/>
          <w:color w:val="auto"/>
          <w:sz w:val="22"/>
          <w:lang w:eastAsia="en-US"/>
        </w:rPr>
      </w:pPr>
      <w:hyperlink w:anchor="_Toc456706174" w:history="1">
        <w:r w:rsidR="00722ED2" w:rsidRPr="002F0015">
          <w:rPr>
            <w:rStyle w:val="Hyperlink"/>
            <w:noProof/>
          </w:rPr>
          <w:t>10.2</w:t>
        </w:r>
        <w:r w:rsidR="00722ED2">
          <w:rPr>
            <w:rFonts w:cstheme="minorBidi"/>
            <w:noProof/>
            <w:color w:val="auto"/>
            <w:sz w:val="22"/>
            <w:lang w:eastAsia="en-US"/>
          </w:rPr>
          <w:tab/>
        </w:r>
        <w:r w:rsidR="00722ED2" w:rsidRPr="002F0015">
          <w:rPr>
            <w:rStyle w:val="Hyperlink"/>
            <w:noProof/>
          </w:rPr>
          <w:t>Contributors</w:t>
        </w:r>
        <w:r w:rsidR="00722ED2">
          <w:rPr>
            <w:noProof/>
            <w:webHidden/>
          </w:rPr>
          <w:tab/>
        </w:r>
        <w:r w:rsidR="00722ED2">
          <w:rPr>
            <w:noProof/>
            <w:webHidden/>
          </w:rPr>
          <w:fldChar w:fldCharType="begin"/>
        </w:r>
        <w:r w:rsidR="00722ED2">
          <w:rPr>
            <w:noProof/>
            <w:webHidden/>
          </w:rPr>
          <w:instrText xml:space="preserve"> PAGEREF _Toc456706174 \h </w:instrText>
        </w:r>
        <w:r w:rsidR="00722ED2">
          <w:rPr>
            <w:noProof/>
            <w:webHidden/>
          </w:rPr>
        </w:r>
        <w:r w:rsidR="00722ED2">
          <w:rPr>
            <w:noProof/>
            <w:webHidden/>
          </w:rPr>
          <w:fldChar w:fldCharType="separate"/>
        </w:r>
        <w:r w:rsidR="00722ED2">
          <w:rPr>
            <w:noProof/>
            <w:webHidden/>
          </w:rPr>
          <w:t>19</w:t>
        </w:r>
        <w:r w:rsidR="00722ED2">
          <w:rPr>
            <w:noProof/>
            <w:webHidden/>
          </w:rPr>
          <w:fldChar w:fldCharType="end"/>
        </w:r>
      </w:hyperlink>
    </w:p>
    <w:p w14:paraId="03E5DA98" w14:textId="77777777" w:rsidR="00722ED2" w:rsidRDefault="00722ED2" w:rsidP="00722ED2">
      <w:pPr>
        <w:pStyle w:val="TOCHeading"/>
      </w:pPr>
      <w:r>
        <w:rPr>
          <w:rFonts w:asciiTheme="minorHAnsi" w:eastAsiaTheme="minorEastAsia" w:hAnsiTheme="minorHAnsi" w:cstheme="minorHAnsi"/>
          <w:bCs w:val="0"/>
          <w:color w:val="141313" w:themeColor="text1"/>
          <w:sz w:val="20"/>
          <w:szCs w:val="24"/>
        </w:rPr>
        <w:fldChar w:fldCharType="end"/>
      </w:r>
    </w:p>
    <w:p w14:paraId="23FFBBAF" w14:textId="77777777" w:rsidR="00722ED2" w:rsidRDefault="00722ED2" w:rsidP="00722ED2">
      <w:pPr>
        <w:pStyle w:val="TOCHeading"/>
        <w:keepNext/>
      </w:pPr>
      <w:r>
        <w:t>List of Figures</w:t>
      </w:r>
    </w:p>
    <w:p w14:paraId="24CFE079" w14:textId="77777777" w:rsidR="00722ED2" w:rsidRDefault="00722ED2" w:rsidP="00722ED2">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0BD0AF34" w14:textId="501C3455" w:rsidR="000B59D8" w:rsidRDefault="00722ED2" w:rsidP="000B59D8">
      <w:pPr>
        <w:pStyle w:val="Heading1"/>
        <w:numPr>
          <w:ilvl w:val="0"/>
          <w:numId w:val="0"/>
        </w:numPr>
        <w:ind w:left="431" w:hanging="431"/>
      </w:pPr>
      <w:r>
        <w:lastRenderedPageBreak/>
        <w:fldChar w:fldCharType="end"/>
      </w:r>
      <w:bookmarkStart w:id="2" w:name="_Toc96419538"/>
      <w:bookmarkStart w:id="3" w:name="_Toc145687317"/>
      <w:r w:rsidR="000B59D8" w:rsidRPr="004B2691">
        <w:t>List of Tables</w:t>
      </w:r>
      <w:bookmarkEnd w:id="2"/>
      <w:bookmarkEnd w:id="3"/>
    </w:p>
    <w:p w14:paraId="4701768B" w14:textId="42BA5BBC" w:rsidR="000B59D8" w:rsidRDefault="000B59D8">
      <w:pPr>
        <w:pStyle w:val="TableofFigures"/>
        <w:tabs>
          <w:tab w:val="right" w:leader="dot" w:pos="9350"/>
        </w:tabs>
        <w:rPr>
          <w:noProof/>
          <w:color w:val="auto"/>
          <w:kern w:val="2"/>
          <w:sz w:val="22"/>
          <w:szCs w:val="22"/>
          <w:lang w:eastAsia="en-US"/>
          <w14:ligatures w14:val="standardContextual"/>
        </w:rPr>
      </w:pPr>
      <w:r>
        <w:fldChar w:fldCharType="begin"/>
      </w:r>
      <w:r>
        <w:instrText xml:space="preserve"> TOC \h \z \c "Table" </w:instrText>
      </w:r>
      <w:r>
        <w:fldChar w:fldCharType="separate"/>
      </w:r>
      <w:hyperlink w:anchor="_Toc148004173" w:history="1">
        <w:r w:rsidRPr="006F6A6A">
          <w:rPr>
            <w:rStyle w:val="Hyperlink"/>
            <w:b/>
            <w:noProof/>
          </w:rPr>
          <w:t>Table 1: periodDurationInDays property interaction</w:t>
        </w:r>
        <w:r>
          <w:rPr>
            <w:noProof/>
            <w:webHidden/>
          </w:rPr>
          <w:tab/>
        </w:r>
        <w:r>
          <w:rPr>
            <w:noProof/>
            <w:webHidden/>
          </w:rPr>
          <w:fldChar w:fldCharType="begin"/>
        </w:r>
        <w:r>
          <w:rPr>
            <w:noProof/>
            <w:webHidden/>
          </w:rPr>
          <w:instrText xml:space="preserve"> PAGEREF _Toc148004173 \h </w:instrText>
        </w:r>
        <w:r>
          <w:rPr>
            <w:noProof/>
            <w:webHidden/>
          </w:rPr>
        </w:r>
        <w:r>
          <w:rPr>
            <w:noProof/>
            <w:webHidden/>
          </w:rPr>
          <w:fldChar w:fldCharType="separate"/>
        </w:r>
        <w:r>
          <w:rPr>
            <w:noProof/>
            <w:webHidden/>
          </w:rPr>
          <w:t>9</w:t>
        </w:r>
        <w:r>
          <w:rPr>
            <w:noProof/>
            <w:webHidden/>
          </w:rPr>
          <w:fldChar w:fldCharType="end"/>
        </w:r>
      </w:hyperlink>
    </w:p>
    <w:p w14:paraId="593C7A69" w14:textId="5CD3E782" w:rsidR="000B59D8" w:rsidRDefault="000B59D8">
      <w:pPr>
        <w:pStyle w:val="TableofFigures"/>
        <w:tabs>
          <w:tab w:val="right" w:leader="dot" w:pos="9350"/>
        </w:tabs>
        <w:rPr>
          <w:noProof/>
          <w:color w:val="auto"/>
          <w:kern w:val="2"/>
          <w:sz w:val="22"/>
          <w:szCs w:val="22"/>
          <w:lang w:eastAsia="en-US"/>
          <w14:ligatures w14:val="standardContextual"/>
        </w:rPr>
      </w:pPr>
    </w:p>
    <w:p w14:paraId="0B6B53A2" w14:textId="11364B4A" w:rsidR="00722ED2" w:rsidRPr="001D1C3F" w:rsidRDefault="000B59D8" w:rsidP="000B59D8">
      <w:r>
        <w:fldChar w:fldCharType="end"/>
      </w:r>
      <w:bookmarkStart w:id="4" w:name="_Toc456706151"/>
      <w:r w:rsidR="00722ED2" w:rsidRPr="001D1C3F">
        <w:t>Document History</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1981"/>
        <w:gridCol w:w="6486"/>
      </w:tblGrid>
      <w:tr w:rsidR="00722ED2" w:rsidRPr="001D1C3F" w14:paraId="33735EA1" w14:textId="77777777" w:rsidTr="00F77BF8">
        <w:trPr>
          <w:cantSplit/>
          <w:trHeight w:val="548"/>
          <w:tblHeader/>
        </w:trPr>
        <w:tc>
          <w:tcPr>
            <w:tcW w:w="883" w:type="dxa"/>
            <w:shd w:val="clear" w:color="auto" w:fill="FFFF99"/>
          </w:tcPr>
          <w:p w14:paraId="2F742BD2" w14:textId="77777777" w:rsidR="00722ED2" w:rsidRPr="001D1C3F" w:rsidRDefault="00722ED2" w:rsidP="00F77BF8">
            <w:pPr>
              <w:keepNext/>
              <w:spacing w:before="120" w:after="120"/>
              <w:rPr>
                <w:b/>
                <w:sz w:val="20"/>
                <w:szCs w:val="20"/>
              </w:rPr>
            </w:pPr>
            <w:r w:rsidRPr="001D1C3F">
              <w:rPr>
                <w:b/>
                <w:sz w:val="20"/>
                <w:szCs w:val="20"/>
              </w:rPr>
              <w:t>Version</w:t>
            </w:r>
          </w:p>
        </w:tc>
        <w:tc>
          <w:tcPr>
            <w:tcW w:w="1981" w:type="dxa"/>
            <w:shd w:val="clear" w:color="auto" w:fill="FFFF99"/>
          </w:tcPr>
          <w:p w14:paraId="16C1D316" w14:textId="77777777" w:rsidR="00722ED2" w:rsidRPr="001D1C3F" w:rsidRDefault="00722ED2" w:rsidP="00F77BF8">
            <w:pPr>
              <w:keepNext/>
              <w:spacing w:before="120" w:after="120"/>
              <w:rPr>
                <w:b/>
                <w:sz w:val="20"/>
                <w:szCs w:val="20"/>
              </w:rPr>
            </w:pPr>
            <w:r w:rsidRPr="001D1C3F">
              <w:rPr>
                <w:b/>
                <w:sz w:val="20"/>
                <w:szCs w:val="20"/>
              </w:rPr>
              <w:t>Date</w:t>
            </w:r>
          </w:p>
        </w:tc>
        <w:tc>
          <w:tcPr>
            <w:tcW w:w="6486" w:type="dxa"/>
            <w:shd w:val="clear" w:color="auto" w:fill="FFFF99"/>
          </w:tcPr>
          <w:p w14:paraId="24CBA486" w14:textId="77777777" w:rsidR="00722ED2" w:rsidRPr="001D1C3F" w:rsidRDefault="00722ED2" w:rsidP="00F77BF8">
            <w:pPr>
              <w:keepNext/>
              <w:spacing w:before="120" w:after="120"/>
              <w:rPr>
                <w:b/>
                <w:sz w:val="20"/>
                <w:szCs w:val="20"/>
              </w:rPr>
            </w:pPr>
            <w:r w:rsidRPr="001D1C3F">
              <w:rPr>
                <w:b/>
                <w:sz w:val="20"/>
                <w:szCs w:val="20"/>
              </w:rPr>
              <w:t>Description of Change</w:t>
            </w:r>
          </w:p>
        </w:tc>
      </w:tr>
      <w:tr w:rsidR="00722ED2" w:rsidRPr="001D1C3F" w14:paraId="3F582646" w14:textId="77777777" w:rsidTr="00F77BF8">
        <w:trPr>
          <w:cantSplit/>
        </w:trPr>
        <w:tc>
          <w:tcPr>
            <w:tcW w:w="883" w:type="dxa"/>
          </w:tcPr>
          <w:p w14:paraId="6C0217EF" w14:textId="77777777" w:rsidR="00722ED2" w:rsidRPr="001D1C3F" w:rsidRDefault="00722ED2" w:rsidP="00F77BF8">
            <w:pPr>
              <w:spacing w:before="120" w:after="120"/>
              <w:rPr>
                <w:sz w:val="20"/>
                <w:szCs w:val="20"/>
              </w:rPr>
            </w:pPr>
            <w:r>
              <w:rPr>
                <w:sz w:val="20"/>
                <w:szCs w:val="20"/>
              </w:rPr>
              <w:t>1.0</w:t>
            </w:r>
          </w:p>
        </w:tc>
        <w:tc>
          <w:tcPr>
            <w:tcW w:w="1981" w:type="dxa"/>
          </w:tcPr>
          <w:p w14:paraId="275D16AC" w14:textId="66F70CA2" w:rsidR="00722ED2" w:rsidRPr="001D1C3F" w:rsidRDefault="00F31499" w:rsidP="00F77BF8">
            <w:pPr>
              <w:spacing w:before="120" w:after="120"/>
              <w:rPr>
                <w:sz w:val="20"/>
                <w:szCs w:val="20"/>
              </w:rPr>
            </w:pPr>
            <w:r>
              <w:rPr>
                <w:sz w:val="20"/>
                <w:szCs w:val="20"/>
              </w:rPr>
              <w:t>November</w:t>
            </w:r>
            <w:r w:rsidR="003F1A77">
              <w:rPr>
                <w:sz w:val="20"/>
                <w:szCs w:val="20"/>
              </w:rPr>
              <w:t xml:space="preserve"> 2023</w:t>
            </w:r>
            <w:r w:rsidR="00722ED2">
              <w:rPr>
                <w:sz w:val="20"/>
                <w:szCs w:val="20"/>
              </w:rPr>
              <w:t xml:space="preserve"> </w:t>
            </w:r>
          </w:p>
        </w:tc>
        <w:tc>
          <w:tcPr>
            <w:tcW w:w="6486" w:type="dxa"/>
          </w:tcPr>
          <w:p w14:paraId="393B9F39" w14:textId="47CA83EF" w:rsidR="00722ED2" w:rsidRPr="001D1C3F" w:rsidRDefault="00F77BF8" w:rsidP="00F77BF8">
            <w:pPr>
              <w:spacing w:before="120" w:after="120"/>
              <w:rPr>
                <w:sz w:val="20"/>
                <w:szCs w:val="20"/>
              </w:rPr>
            </w:pPr>
            <w:r>
              <w:rPr>
                <w:sz w:val="20"/>
                <w:szCs w:val="20"/>
              </w:rPr>
              <w:t>Initial Version</w:t>
            </w:r>
          </w:p>
        </w:tc>
      </w:tr>
    </w:tbl>
    <w:p w14:paraId="39816162" w14:textId="77777777" w:rsidR="00722ED2" w:rsidRDefault="00722ED2" w:rsidP="00722ED2">
      <w:pPr>
        <w:spacing w:after="0"/>
        <w:rPr>
          <w:rFonts w:asciiTheme="majorHAnsi" w:eastAsiaTheme="majorEastAsia" w:hAnsiTheme="majorHAnsi" w:cstheme="majorBidi"/>
          <w:b/>
          <w:bCs/>
          <w:sz w:val="32"/>
          <w:szCs w:val="32"/>
        </w:rPr>
      </w:pPr>
      <w:bookmarkStart w:id="5" w:name="_Ref415288333"/>
      <w:bookmarkStart w:id="6" w:name="_Ref415288340"/>
      <w:bookmarkStart w:id="7" w:name="_Ref415288345"/>
      <w:bookmarkStart w:id="8" w:name="_Ref415288350"/>
      <w:bookmarkStart w:id="9" w:name="_Toc456706152"/>
      <w:r>
        <w:br w:type="page"/>
      </w:r>
    </w:p>
    <w:p w14:paraId="3381AFF7" w14:textId="0D0EDC0F" w:rsidR="00722ED2" w:rsidRDefault="00722ED2" w:rsidP="00722ED2">
      <w:pPr>
        <w:pStyle w:val="Heading1"/>
      </w:pPr>
      <w:bookmarkStart w:id="10" w:name="_Ref462041700"/>
      <w:commentRangeStart w:id="11"/>
      <w:r>
        <w:lastRenderedPageBreak/>
        <w:t>Introduction</w:t>
      </w:r>
      <w:bookmarkEnd w:id="5"/>
      <w:bookmarkEnd w:id="6"/>
      <w:bookmarkEnd w:id="7"/>
      <w:bookmarkEnd w:id="8"/>
      <w:bookmarkEnd w:id="9"/>
      <w:bookmarkEnd w:id="10"/>
      <w:commentRangeEnd w:id="11"/>
      <w:r>
        <w:rPr>
          <w:rStyle w:val="CommentReference"/>
          <w:rFonts w:ascii="Times New Roman" w:eastAsiaTheme="minorEastAsia" w:hAnsi="Times New Roman" w:cstheme="minorBidi"/>
          <w:b w:val="0"/>
          <w:bCs w:val="0"/>
        </w:rPr>
        <w:commentReference w:id="11"/>
      </w:r>
      <w:r w:rsidR="00A54BE3">
        <w:t xml:space="preserve"> to </w:t>
      </w:r>
      <w:r w:rsidR="00B63EFE">
        <w:t xml:space="preserve">the </w:t>
      </w:r>
      <w:r w:rsidR="00A54BE3">
        <w:t>document suite</w:t>
      </w:r>
    </w:p>
    <w:p w14:paraId="6421B28E" w14:textId="25D73100" w:rsidR="00F77BF8" w:rsidRDefault="00F77BF8" w:rsidP="00F77BF8">
      <w:bookmarkStart w:id="12" w:name="_Toc456706153"/>
      <w:r>
        <w:t xml:space="preserve">This document is an addendum to the TR-512 ONF Core Information Model and forms part of the description of the ONF-CIM. For general overview material and references to the other parts refer to </w:t>
      </w:r>
      <w:r w:rsidR="00000000">
        <w:fldChar w:fldCharType="begin"/>
      </w:r>
      <w:ins w:id="13" w:author="Malcolm Betts" w:date="2023-10-12T12:21:00Z">
        <w:r w:rsidR="00891F70">
          <w:instrText>HYPERLINK "C:\\Users\\malco\\Documents\\~Current\\Standards current\\ONF\\Common IM\\TR-512.1_OnfCoreIm-Overview.pdf"</w:instrText>
        </w:r>
      </w:ins>
      <w:del w:id="14" w:author="Malcolm Betts" w:date="2023-10-12T12:21:00Z">
        <w:r w:rsidR="00000000" w:rsidDel="00891F70">
          <w:delInstrText>HYPERLINK "../TR-512.1_OnfCoreIm-Overview.pdf"</w:delInstrText>
        </w:r>
      </w:del>
      <w:ins w:id="15" w:author="Malcolm Betts" w:date="2023-10-12T12:21:00Z"/>
      <w:r w:rsidR="00000000">
        <w:fldChar w:fldCharType="separate"/>
      </w:r>
      <w:r>
        <w:rPr>
          <w:rStyle w:val="Hyperlink"/>
        </w:rPr>
        <w:t>TR-512.1</w:t>
      </w:r>
      <w:r w:rsidR="00000000">
        <w:rPr>
          <w:rStyle w:val="Hyperlink"/>
        </w:rPr>
        <w:fldChar w:fldCharType="end"/>
      </w:r>
      <w:r>
        <w:t>.</w:t>
      </w:r>
    </w:p>
    <w:p w14:paraId="7BCBF010" w14:textId="77777777" w:rsidR="00F77BF8" w:rsidRDefault="00F77BF8" w:rsidP="00F77BF8">
      <w:pPr>
        <w:pStyle w:val="Heading2"/>
        <w:ind w:left="576" w:hanging="576"/>
      </w:pPr>
      <w:bookmarkStart w:id="16" w:name="_Toc457510553"/>
      <w:r w:rsidRPr="00AC1889">
        <w:t>References</w:t>
      </w:r>
      <w:bookmarkEnd w:id="16"/>
    </w:p>
    <w:p w14:paraId="59C58707" w14:textId="51EE3E4E" w:rsidR="00F77BF8" w:rsidRPr="001E63BF" w:rsidRDefault="00F77BF8" w:rsidP="00F77BF8">
      <w:pPr>
        <w:pStyle w:val="enumlev1"/>
        <w:tabs>
          <w:tab w:val="clear" w:pos="794"/>
          <w:tab w:val="clear" w:pos="1191"/>
          <w:tab w:val="clear" w:pos="1588"/>
          <w:tab w:val="clear" w:pos="1985"/>
          <w:tab w:val="left" w:pos="2520"/>
          <w:tab w:val="left" w:pos="2835"/>
        </w:tabs>
        <w:ind w:left="2520" w:hanging="2520"/>
      </w:pPr>
      <w:r>
        <w:t xml:space="preserve">For a full list of references see </w:t>
      </w:r>
      <w:r w:rsidR="00000000">
        <w:fldChar w:fldCharType="begin"/>
      </w:r>
      <w:ins w:id="17" w:author="Malcolm Betts" w:date="2023-10-12T12:21:00Z">
        <w:r w:rsidR="00891F70">
          <w:instrText>HYPERLINK "C:\\Users\\malco\\Documents\\~Current\\Standards current\\ONF\\Common IM\\TR-512.1_OnfCoreIm-Overview.pdf"</w:instrText>
        </w:r>
      </w:ins>
      <w:del w:id="18" w:author="Malcolm Betts" w:date="2023-10-12T12:21:00Z">
        <w:r w:rsidR="00000000" w:rsidDel="00891F70">
          <w:delInstrText>HYPERLINK "../TR-512.1_OnfCoreIm-Overview.pdf"</w:delInstrText>
        </w:r>
      </w:del>
      <w:ins w:id="19" w:author="Malcolm Betts" w:date="2023-10-12T12:21:00Z"/>
      <w:r w:rsidR="00000000">
        <w:fldChar w:fldCharType="separate"/>
      </w:r>
      <w:r>
        <w:rPr>
          <w:rStyle w:val="Hyperlink"/>
        </w:rPr>
        <w:t>TR-512.1</w:t>
      </w:r>
      <w:r w:rsidR="00000000">
        <w:rPr>
          <w:rStyle w:val="Hyperlink"/>
        </w:rPr>
        <w:fldChar w:fldCharType="end"/>
      </w:r>
      <w:r>
        <w:t xml:space="preserve">. </w:t>
      </w:r>
    </w:p>
    <w:p w14:paraId="09DA0312" w14:textId="77777777" w:rsidR="00F77BF8" w:rsidRDefault="00F77BF8" w:rsidP="00F77BF8">
      <w:pPr>
        <w:pStyle w:val="Heading2"/>
        <w:ind w:left="576" w:hanging="576"/>
      </w:pPr>
      <w:bookmarkStart w:id="20" w:name="_Toc457510554"/>
      <w:r w:rsidRPr="00AC1889">
        <w:t>Definitions</w:t>
      </w:r>
      <w:bookmarkEnd w:id="20"/>
    </w:p>
    <w:p w14:paraId="0BB46FC2" w14:textId="5E257D18" w:rsidR="00F77BF8" w:rsidRPr="001E63BF" w:rsidRDefault="00F77BF8" w:rsidP="00F77BF8">
      <w:r>
        <w:t xml:space="preserve">For a full list of definition see </w:t>
      </w:r>
      <w:r w:rsidR="00000000">
        <w:fldChar w:fldCharType="begin"/>
      </w:r>
      <w:ins w:id="21" w:author="Malcolm Betts" w:date="2023-10-12T12:21:00Z">
        <w:r w:rsidR="00891F70">
          <w:instrText>HYPERLINK "C:\\Users\\malco\\Documents\\~Current\\Standards current\\ONF\\Common IM\\TR-512.1_OnfCoreIm-Overview.pdf"</w:instrText>
        </w:r>
      </w:ins>
      <w:del w:id="22" w:author="Malcolm Betts" w:date="2023-10-12T12:21:00Z">
        <w:r w:rsidR="00000000" w:rsidDel="00891F70">
          <w:delInstrText>HYPERLINK "../TR-512.1_OnfCoreIm-Overview.pdf"</w:delInstrText>
        </w:r>
      </w:del>
      <w:ins w:id="23" w:author="Malcolm Betts" w:date="2023-10-12T12:21:00Z"/>
      <w:r w:rsidR="00000000">
        <w:fldChar w:fldCharType="separate"/>
      </w:r>
      <w:r>
        <w:rPr>
          <w:rStyle w:val="Hyperlink"/>
        </w:rPr>
        <w:t>TR-512.1</w:t>
      </w:r>
      <w:r w:rsidR="00000000">
        <w:rPr>
          <w:rStyle w:val="Hyperlink"/>
        </w:rPr>
        <w:fldChar w:fldCharType="end"/>
      </w:r>
      <w:r>
        <w:t>.</w:t>
      </w:r>
    </w:p>
    <w:p w14:paraId="24300B05" w14:textId="77777777" w:rsidR="00F77BF8" w:rsidRDefault="00F77BF8" w:rsidP="00F77BF8">
      <w:pPr>
        <w:pStyle w:val="Heading2"/>
        <w:ind w:left="576" w:hanging="576"/>
      </w:pPr>
      <w:bookmarkStart w:id="24" w:name="_Ref457477168"/>
      <w:bookmarkStart w:id="25" w:name="_Ref457477173"/>
      <w:bookmarkStart w:id="26" w:name="_Ref457477183"/>
      <w:bookmarkStart w:id="27" w:name="_Toc457510555"/>
      <w:r w:rsidRPr="00AC1889">
        <w:t>Conventions</w:t>
      </w:r>
      <w:bookmarkEnd w:id="24"/>
      <w:bookmarkEnd w:id="25"/>
      <w:bookmarkEnd w:id="26"/>
      <w:bookmarkEnd w:id="27"/>
    </w:p>
    <w:p w14:paraId="6223725E" w14:textId="1277F8D9" w:rsidR="00F77BF8" w:rsidRDefault="00F77BF8" w:rsidP="00F77BF8">
      <w:r>
        <w:t xml:space="preserve">See </w:t>
      </w:r>
      <w:r w:rsidR="00000000">
        <w:fldChar w:fldCharType="begin"/>
      </w:r>
      <w:ins w:id="28" w:author="Malcolm Betts" w:date="2023-10-12T12:21:00Z">
        <w:r w:rsidR="00891F70">
          <w:instrText>HYPERLINK "C:\\Users\\malco\\Documents\\~Current\\Standards current\\ONF\\Common IM\\TR-512.1_OnfCoreIm-Overview.pdf"</w:instrText>
        </w:r>
      </w:ins>
      <w:del w:id="29" w:author="Malcolm Betts" w:date="2023-10-12T12:21:00Z">
        <w:r w:rsidR="00000000" w:rsidDel="00891F70">
          <w:delInstrText>HYPERLINK "../TR-512.1_OnfCoreIm-Overview.pdf"</w:delInstrText>
        </w:r>
      </w:del>
      <w:ins w:id="30" w:author="Malcolm Betts" w:date="2023-10-12T12:21:00Z"/>
      <w:r w:rsidR="00000000">
        <w:fldChar w:fldCharType="separate"/>
      </w:r>
      <w:r>
        <w:rPr>
          <w:rStyle w:val="Hyperlink"/>
        </w:rPr>
        <w:t>TR-512.1</w:t>
      </w:r>
      <w:r w:rsidR="00000000">
        <w:rPr>
          <w:rStyle w:val="Hyperlink"/>
        </w:rPr>
        <w:fldChar w:fldCharType="end"/>
      </w:r>
      <w:r>
        <w:rPr>
          <w:rStyle w:val="Hyperlink"/>
        </w:rPr>
        <w:t xml:space="preserve"> </w:t>
      </w:r>
      <w:r>
        <w:t>for an explanation of:</w:t>
      </w:r>
    </w:p>
    <w:p w14:paraId="04E758CB" w14:textId="77777777" w:rsidR="00F77BF8" w:rsidRDefault="00F77BF8" w:rsidP="00CB447F">
      <w:pPr>
        <w:pStyle w:val="ListParagraph"/>
        <w:numPr>
          <w:ilvl w:val="0"/>
          <w:numId w:val="8"/>
        </w:numPr>
      </w:pPr>
      <w:r>
        <w:t>UML conventions</w:t>
      </w:r>
    </w:p>
    <w:p w14:paraId="3A4612A7" w14:textId="77777777" w:rsidR="00F77BF8" w:rsidRDefault="00F77BF8" w:rsidP="00CB447F">
      <w:pPr>
        <w:pStyle w:val="ListParagraph"/>
        <w:numPr>
          <w:ilvl w:val="0"/>
          <w:numId w:val="8"/>
        </w:numPr>
      </w:pPr>
      <w:r>
        <w:t xml:space="preserve">Lifecycle Stereotypes </w:t>
      </w:r>
    </w:p>
    <w:p w14:paraId="2D465F45" w14:textId="77777777" w:rsidR="00F77BF8" w:rsidRDefault="00F77BF8" w:rsidP="00CB447F">
      <w:pPr>
        <w:pStyle w:val="ListParagraph"/>
        <w:numPr>
          <w:ilvl w:val="0"/>
          <w:numId w:val="8"/>
        </w:numPr>
      </w:pPr>
      <w:r>
        <w:t>Diagram symbol set</w:t>
      </w:r>
    </w:p>
    <w:p w14:paraId="7FC1A24B" w14:textId="77777777" w:rsidR="00F77BF8" w:rsidRDefault="00F77BF8" w:rsidP="00F77BF8">
      <w:pPr>
        <w:pStyle w:val="Heading2"/>
        <w:ind w:left="576" w:hanging="576"/>
      </w:pPr>
      <w:r>
        <w:t>Viewing UML diagrams</w:t>
      </w:r>
    </w:p>
    <w:p w14:paraId="427C1B58" w14:textId="77777777" w:rsidR="00F77BF8" w:rsidRDefault="00F77BF8" w:rsidP="00F77BF8">
      <w:r>
        <w:t>Some of the UML diagrams are very dense. To view them either zoom (sometimes to 400%) or open the associated image file (and zoom appropriately) or open the corresponding UML diagram via Papyrus (for each figure with a UML diagram the UML model diagram name is provided under the figure or within the figure).</w:t>
      </w:r>
    </w:p>
    <w:p w14:paraId="2E31E1CD" w14:textId="77777777" w:rsidR="00F77BF8" w:rsidRDefault="00F77BF8" w:rsidP="00F77BF8">
      <w:pPr>
        <w:pStyle w:val="Heading2"/>
        <w:ind w:left="576" w:hanging="576"/>
      </w:pPr>
      <w:bookmarkStart w:id="31" w:name="_Toc456952634"/>
      <w:bookmarkStart w:id="32" w:name="_Toc457510745"/>
      <w:r>
        <w:t>Understanding the figures</w:t>
      </w:r>
      <w:bookmarkEnd w:id="31"/>
      <w:bookmarkEnd w:id="32"/>
    </w:p>
    <w:p w14:paraId="02F64C69" w14:textId="61DE9E4B" w:rsidR="00722ED2" w:rsidRDefault="00F77BF8" w:rsidP="00F77BF8">
      <w:r>
        <w:t>Figures showing fragments of the model using standard UML symbols as well as figures illustrating application of the model</w:t>
      </w:r>
      <w:r w:rsidRPr="00C76766">
        <w:t xml:space="preserve"> are provided</w:t>
      </w:r>
      <w:r>
        <w:t xml:space="preserve"> throughout this document. Many of the application-oriented figures also provide </w:t>
      </w:r>
      <w:r w:rsidRPr="0010566D">
        <w:t xml:space="preserve">UML class diagrams </w:t>
      </w:r>
      <w:r>
        <w:t xml:space="preserve">for the corresponding model fragments (see </w:t>
      </w:r>
      <w:r w:rsidR="00000000">
        <w:fldChar w:fldCharType="begin"/>
      </w:r>
      <w:ins w:id="33" w:author="Malcolm Betts" w:date="2023-10-12T12:21:00Z">
        <w:r w:rsidR="00891F70">
          <w:instrText>HYPERLINK "C:\\Users\\malco\\Documents\\~Current\\Standards current\\ONF\\Common IM\\TR-512.1_OnfCoreIm-Overview.pdf"</w:instrText>
        </w:r>
      </w:ins>
      <w:del w:id="34" w:author="Malcolm Betts" w:date="2023-10-12T12:21:00Z">
        <w:r w:rsidR="00000000" w:rsidDel="00891F70">
          <w:delInstrText>HYPERLINK "../TR-512.1_OnfCoreIm-Overview.pdf"</w:delInstrText>
        </w:r>
      </w:del>
      <w:ins w:id="35" w:author="Malcolm Betts" w:date="2023-10-12T12:21:00Z"/>
      <w:r w:rsidR="00000000">
        <w:fldChar w:fldCharType="separate"/>
      </w:r>
      <w:r>
        <w:rPr>
          <w:rStyle w:val="Hyperlink"/>
        </w:rPr>
        <w:t>TR-512.1</w:t>
      </w:r>
      <w:r w:rsidR="00000000">
        <w:rPr>
          <w:rStyle w:val="Hyperlink"/>
        </w:rPr>
        <w:fldChar w:fldCharType="end"/>
      </w:r>
      <w:r>
        <w:t xml:space="preserve"> for diagram symbol sets).</w:t>
      </w:r>
      <w:r w:rsidRPr="0010566D">
        <w:t xml:space="preserve"> </w:t>
      </w:r>
      <w:r>
        <w:t>All UML</w:t>
      </w:r>
      <w:r w:rsidRPr="0010566D">
        <w:t xml:space="preserve"> diagrams depict a subset of the relationships </w:t>
      </w:r>
      <w:r>
        <w:t>between</w:t>
      </w:r>
      <w:r w:rsidRPr="0010566D">
        <w:t xml:space="preserve"> the classes, such as inheritance (</w:t>
      </w:r>
      <w:proofErr w:type="gramStart"/>
      <w:r w:rsidRPr="0010566D">
        <w:t>i.e.</w:t>
      </w:r>
      <w:proofErr w:type="gramEnd"/>
      <w:r w:rsidRPr="0010566D">
        <w:t xml:space="preserv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r>
        <w:t xml:space="preserve"> </w:t>
      </w:r>
      <w:bookmarkEnd w:id="12"/>
    </w:p>
    <w:p w14:paraId="27C9B98A" w14:textId="00DFB974" w:rsidR="002620C0" w:rsidRDefault="002620C0">
      <w:pPr>
        <w:spacing w:after="0"/>
      </w:pPr>
      <w:r>
        <w:br w:type="page"/>
      </w:r>
    </w:p>
    <w:p w14:paraId="21DA5436" w14:textId="77777777" w:rsidR="002620C0" w:rsidRDefault="002620C0" w:rsidP="00F77BF8"/>
    <w:p w14:paraId="1428BF86" w14:textId="4E0DAB72" w:rsidR="00F77BF8" w:rsidRDefault="00F77BF8" w:rsidP="00F77BF8">
      <w:pPr>
        <w:pStyle w:val="Heading1"/>
      </w:pPr>
      <w:bookmarkStart w:id="36" w:name="_Toc527646613"/>
      <w:r>
        <w:t xml:space="preserve">Introduction to </w:t>
      </w:r>
      <w:bookmarkEnd w:id="36"/>
      <w:r w:rsidR="002D3660">
        <w:t>Temporal Expression</w:t>
      </w:r>
    </w:p>
    <w:p w14:paraId="7A483232" w14:textId="2BD5DD7B" w:rsidR="00F77BF8" w:rsidRDefault="00F77BF8" w:rsidP="00F77BF8">
      <w:r>
        <w:t xml:space="preserve">The focus of this document is on </w:t>
      </w:r>
      <w:r w:rsidR="00F30DD6">
        <w:t>a model of time periods</w:t>
      </w:r>
      <w:r>
        <w:t>.</w:t>
      </w:r>
      <w:r w:rsidR="00F30DD6">
        <w:t xml:space="preserve"> Application of this model to the other Core Model entities will allow for representation of the history of actual lifecycle changes and representation of future possibility/intention. For the latter some of the multiplicities in the model may need to be refined.</w:t>
      </w:r>
    </w:p>
    <w:p w14:paraId="3EBAA30C" w14:textId="0D095654" w:rsidR="00F77BF8" w:rsidRDefault="002D3660" w:rsidP="00F77BF8">
      <w:r>
        <w:t>There are many models</w:t>
      </w:r>
      <w:r w:rsidR="00F30DD6">
        <w:t>/</w:t>
      </w:r>
      <w:r w:rsidR="00F31499">
        <w:t>representations</w:t>
      </w:r>
      <w:r w:rsidR="00F30DD6">
        <w:t xml:space="preserve"> </w:t>
      </w:r>
      <w:r>
        <w:t xml:space="preserve">of temporal expression. These have been explored </w:t>
      </w:r>
      <w:r w:rsidR="00F30DD6">
        <w:t xml:space="preserve">to </w:t>
      </w:r>
      <w:r w:rsidR="00685CA2">
        <w:t>inform the development of the model described in this document</w:t>
      </w:r>
      <w:r>
        <w:t>.</w:t>
      </w:r>
    </w:p>
    <w:p w14:paraId="663C8CFD" w14:textId="308DCC46" w:rsidR="00F77BF8" w:rsidRDefault="00F77BF8" w:rsidP="00F77BF8">
      <w:bookmarkStart w:id="37" w:name="_Ref433602688"/>
      <w:bookmarkStart w:id="38" w:name="_Ref433602731"/>
      <w:bookmarkStart w:id="39" w:name="_Ref433602738"/>
      <w:bookmarkStart w:id="40" w:name="_Ref433602743"/>
      <w:r>
        <w:t>A data dictionary that sets out the details of all classes, data types and attributes is also provided (</w:t>
      </w:r>
      <w:r w:rsidR="00000000">
        <w:fldChar w:fldCharType="begin"/>
      </w:r>
      <w:ins w:id="41" w:author="Malcolm Betts" w:date="2023-10-12T12:21:00Z">
        <w:r w:rsidR="00891F70">
          <w:instrText>HYPERLINK "C:\\Users\\malco\\Documents\\~Current\\Standards current\\ONF\\Common IM\\Controller model\\TR-512.DD_OnfCoreIm-DataDictionary.pdf"</w:instrText>
        </w:r>
      </w:ins>
      <w:del w:id="42" w:author="Malcolm Betts" w:date="2023-10-12T12:21:00Z">
        <w:r w:rsidR="00000000" w:rsidDel="00891F70">
          <w:delInstrText>HYPERLINK "TR-512.DD_OnfCoreIm-DataDictionary.pdf"</w:delInstrText>
        </w:r>
      </w:del>
      <w:ins w:id="43" w:author="Malcolm Betts" w:date="2023-10-12T12:21:00Z"/>
      <w:r w:rsidR="00000000">
        <w:fldChar w:fldCharType="separate"/>
      </w:r>
      <w:r>
        <w:rPr>
          <w:rStyle w:val="Hyperlink"/>
        </w:rPr>
        <w:t>TR-512.DD</w:t>
      </w:r>
      <w:r w:rsidR="00000000">
        <w:rPr>
          <w:rStyle w:val="Hyperlink"/>
        </w:rPr>
        <w:fldChar w:fldCharType="end"/>
      </w:r>
      <w:r>
        <w:t>).</w:t>
      </w:r>
    </w:p>
    <w:p w14:paraId="3BF9A658" w14:textId="77777777" w:rsidR="00F77BF8" w:rsidRDefault="00F77BF8" w:rsidP="00F77BF8">
      <w:pPr>
        <w:spacing w:after="0"/>
      </w:pPr>
      <w:r>
        <w:br w:type="page"/>
      </w:r>
    </w:p>
    <w:p w14:paraId="736F4F0A" w14:textId="4DC47C4A" w:rsidR="00F77BF8" w:rsidRDefault="00AD0D75" w:rsidP="00F77BF8">
      <w:pPr>
        <w:pStyle w:val="Heading1"/>
      </w:pPr>
      <w:bookmarkStart w:id="44" w:name="_Toc527646614"/>
      <w:r>
        <w:lastRenderedPageBreak/>
        <w:t>Temporal Expression</w:t>
      </w:r>
      <w:r w:rsidR="00F77BF8">
        <w:t xml:space="preserve"> model detail</w:t>
      </w:r>
      <w:bookmarkEnd w:id="37"/>
      <w:bookmarkEnd w:id="38"/>
      <w:bookmarkEnd w:id="39"/>
      <w:bookmarkEnd w:id="40"/>
      <w:bookmarkEnd w:id="44"/>
    </w:p>
    <w:p w14:paraId="1A9826D8" w14:textId="77777777" w:rsidR="008010B4" w:rsidRDefault="00685CA2" w:rsidP="00685CA2">
      <w:r>
        <w:t>The model</w:t>
      </w:r>
      <w:r w:rsidR="008010B4">
        <w:t>:</w:t>
      </w:r>
    </w:p>
    <w:p w14:paraId="622A4D69" w14:textId="54DD8691" w:rsidR="008010B4" w:rsidRDefault="008010B4" w:rsidP="00CB447F">
      <w:pPr>
        <w:pStyle w:val="ListParagraph"/>
        <w:numPr>
          <w:ilvl w:val="0"/>
          <w:numId w:val="9"/>
        </w:numPr>
      </w:pPr>
      <w:r>
        <w:t>R</w:t>
      </w:r>
      <w:r w:rsidR="00685CA2">
        <w:t xml:space="preserve">epresents time using a combination of absolute calendar statements, statements of periodicity, statements of duration, statements of iteration and statements of phase. </w:t>
      </w:r>
    </w:p>
    <w:p w14:paraId="1426C353" w14:textId="1E6E88F8" w:rsidR="00685CA2" w:rsidRDefault="00217531" w:rsidP="00CB447F">
      <w:pPr>
        <w:pStyle w:val="ListParagraph"/>
        <w:numPr>
          <w:ilvl w:val="0"/>
          <w:numId w:val="9"/>
        </w:numPr>
      </w:pPr>
      <w:r>
        <w:t>Provides</w:t>
      </w:r>
      <w:r w:rsidR="00685CA2">
        <w:t xml:space="preserve"> temporal expressions in terms of</w:t>
      </w:r>
      <w:r w:rsidR="008010B4">
        <w:t xml:space="preserve"> combinations of minutes, hours, days, weeks, </w:t>
      </w:r>
      <w:proofErr w:type="gramStart"/>
      <w:r w:rsidR="008010B4">
        <w:t>months</w:t>
      </w:r>
      <w:proofErr w:type="gramEnd"/>
      <w:r w:rsidR="008010B4">
        <w:t xml:space="preserve"> and years.</w:t>
      </w:r>
    </w:p>
    <w:p w14:paraId="6623A8BC" w14:textId="77777777" w:rsidR="008010B4" w:rsidRDefault="008010B4" w:rsidP="00CB447F">
      <w:pPr>
        <w:pStyle w:val="ListParagraph"/>
        <w:numPr>
          <w:ilvl w:val="0"/>
          <w:numId w:val="9"/>
        </w:numPr>
      </w:pPr>
      <w:r>
        <w:t>Accounts for time zone and DST</w:t>
      </w:r>
    </w:p>
    <w:p w14:paraId="5B39F839" w14:textId="32A473D2" w:rsidR="008010B4" w:rsidRDefault="008010B4" w:rsidP="00CB447F">
      <w:pPr>
        <w:pStyle w:val="ListParagraph"/>
        <w:numPr>
          <w:ilvl w:val="0"/>
          <w:numId w:val="9"/>
        </w:numPr>
      </w:pPr>
      <w:r>
        <w:t xml:space="preserve">Is formed around a </w:t>
      </w:r>
      <w:proofErr w:type="spellStart"/>
      <w:r>
        <w:t>TemporalExpression</w:t>
      </w:r>
      <w:proofErr w:type="spellEnd"/>
      <w:r>
        <w:t xml:space="preserve"> class that is built from a union of </w:t>
      </w:r>
      <w:proofErr w:type="spellStart"/>
      <w:r>
        <w:t>TeElements</w:t>
      </w:r>
      <w:proofErr w:type="spellEnd"/>
      <w:r>
        <w:t xml:space="preserve"> where each </w:t>
      </w:r>
      <w:proofErr w:type="spellStart"/>
      <w:r>
        <w:t>TeElement</w:t>
      </w:r>
      <w:proofErr w:type="spellEnd"/>
      <w:r>
        <w:t xml:space="preserve"> is formed by</w:t>
      </w:r>
      <w:r w:rsidR="001F7D2C">
        <w:t xml:space="preserve"> an intersection of definitions where each definition is applied via </w:t>
      </w:r>
      <w:r w:rsidR="001F7D2C" w:rsidRPr="001F7D2C">
        <w:t>«</w:t>
      </w:r>
      <w:r w:rsidR="001F7D2C">
        <w:t>specify</w:t>
      </w:r>
      <w:r w:rsidR="001F7D2C" w:rsidRPr="001F7D2C">
        <w:t xml:space="preserve">» </w:t>
      </w:r>
      <w:r w:rsidR="001F7D2C">
        <w:t xml:space="preserve">abstraction (such that the definition augments the </w:t>
      </w:r>
      <w:proofErr w:type="spellStart"/>
      <w:r w:rsidR="001F7D2C">
        <w:t>TeElement</w:t>
      </w:r>
      <w:proofErr w:type="spellEnd"/>
      <w:r w:rsidR="001F7D2C">
        <w:t>).</w:t>
      </w:r>
    </w:p>
    <w:p w14:paraId="26795C2E" w14:textId="0CBF3B58" w:rsidR="001F7D2C" w:rsidRDefault="00217531" w:rsidP="00CB447F">
      <w:pPr>
        <w:pStyle w:val="ListParagraph"/>
        <w:numPr>
          <w:ilvl w:val="0"/>
          <w:numId w:val="9"/>
        </w:numPr>
      </w:pPr>
      <w:r>
        <w:t>Supports the combination of expressions where, i</w:t>
      </w:r>
      <w:r w:rsidR="001F7D2C">
        <w:t>n general</w:t>
      </w:r>
      <w:r>
        <w:t>,</w:t>
      </w:r>
      <w:r w:rsidR="001F7D2C">
        <w:t xml:space="preserve"> specification</w:t>
      </w:r>
      <w:r>
        <w:t>s</w:t>
      </w:r>
      <w:r w:rsidR="001F7D2C">
        <w:t xml:space="preserve"> of the same sort </w:t>
      </w:r>
      <w:r>
        <w:t xml:space="preserve">combine </w:t>
      </w:r>
      <w:r w:rsidR="001F7D2C">
        <w:t xml:space="preserve">by union and of different sort combine by intersection. Following the model explanation there is a section of examples to </w:t>
      </w:r>
      <w:r w:rsidR="009D6D20">
        <w:t>illustrate this.</w:t>
      </w:r>
    </w:p>
    <w:p w14:paraId="43854CD0" w14:textId="30089FE9" w:rsidR="00217531" w:rsidRDefault="00217531" w:rsidP="00CB447F">
      <w:pPr>
        <w:pStyle w:val="ListParagraph"/>
        <w:numPr>
          <w:ilvl w:val="0"/>
          <w:numId w:val="9"/>
        </w:numPr>
      </w:pPr>
      <w:r>
        <w:t xml:space="preserve">Enables a </w:t>
      </w:r>
      <w:proofErr w:type="spellStart"/>
      <w:r>
        <w:t>TemporalExpression</w:t>
      </w:r>
      <w:proofErr w:type="spellEnd"/>
      <w:r>
        <w:t xml:space="preserve"> to incorporate other previously defined </w:t>
      </w:r>
      <w:proofErr w:type="spellStart"/>
      <w:r>
        <w:t>TemporalExpressions</w:t>
      </w:r>
      <w:proofErr w:type="spellEnd"/>
      <w:r>
        <w:t xml:space="preserve"> where th</w:t>
      </w:r>
      <w:r w:rsidR="00E1425F">
        <w:t>e</w:t>
      </w:r>
      <w:r>
        <w:t xml:space="preserve"> incorporation </w:t>
      </w:r>
      <w:r w:rsidR="00E1425F">
        <w:t xml:space="preserve">method </w:t>
      </w:r>
      <w:r>
        <w:t xml:space="preserve">can be </w:t>
      </w:r>
      <w:r w:rsidR="00E1425F">
        <w:t xml:space="preserve">union, intersection or intersection with the complement of the incorporated </w:t>
      </w:r>
      <w:proofErr w:type="spellStart"/>
      <w:proofErr w:type="gramStart"/>
      <w:r w:rsidR="00E1425F">
        <w:t>TemporalExpression</w:t>
      </w:r>
      <w:proofErr w:type="spellEnd"/>
      <w:proofErr w:type="gramEnd"/>
    </w:p>
    <w:p w14:paraId="55EB6B89" w14:textId="3E985BB2" w:rsidR="00E1425F" w:rsidRDefault="00E1425F" w:rsidP="00CB447F">
      <w:pPr>
        <w:pStyle w:val="ListParagraph"/>
        <w:numPr>
          <w:ilvl w:val="0"/>
          <w:numId w:val="9"/>
        </w:numPr>
      </w:pPr>
      <w:r>
        <w:t>Has been designed such that</w:t>
      </w:r>
      <w:r w:rsidR="00C41EDF">
        <w:t xml:space="preserve"> all combinations give a defined output (i.e.,</w:t>
      </w:r>
      <w:r>
        <w:t xml:space="preserve"> no combinations are </w:t>
      </w:r>
      <w:r w:rsidR="00C41EDF">
        <w:t>"</w:t>
      </w:r>
      <w:r>
        <w:t>illegal</w:t>
      </w:r>
      <w:r w:rsidR="00C41EDF">
        <w:t>")</w:t>
      </w:r>
      <w:r>
        <w:t xml:space="preserve">, although some may </w:t>
      </w:r>
      <w:r w:rsidR="00C41EDF">
        <w:t>result in no period</w:t>
      </w:r>
    </w:p>
    <w:p w14:paraId="05E106B1" w14:textId="6792F02D" w:rsidR="00685CA2" w:rsidRPr="00685CA2" w:rsidRDefault="00685CA2" w:rsidP="00685CA2">
      <w:r>
        <w:t>The diagram below shows the model.</w:t>
      </w:r>
    </w:p>
    <w:p w14:paraId="10382101" w14:textId="77777777" w:rsidR="00F77BF8" w:rsidRDefault="00F77BF8" w:rsidP="00F77BF8">
      <w:pPr>
        <w:spacing w:after="0"/>
      </w:pPr>
    </w:p>
    <w:p w14:paraId="01E3C4FE" w14:textId="77777777" w:rsidR="00722ED2" w:rsidRPr="0013018B" w:rsidRDefault="00722ED2" w:rsidP="00722ED2">
      <w:pPr>
        <w:pStyle w:val="Default"/>
        <w:rPr>
          <w:rFonts w:asciiTheme="minorHAnsi" w:hAnsiTheme="minorHAnsi"/>
          <w:sz w:val="20"/>
          <w:szCs w:val="20"/>
        </w:rPr>
      </w:pPr>
      <w:r w:rsidRPr="006020C1">
        <w:rPr>
          <w:rFonts w:asciiTheme="minorHAnsi" w:hAnsiTheme="minorHAnsi"/>
          <w:color w:val="7030A0"/>
          <w:sz w:val="20"/>
          <w:szCs w:val="20"/>
        </w:rPr>
        <w:t xml:space="preserve"> </w:t>
      </w:r>
    </w:p>
    <w:p w14:paraId="6385C466" w14:textId="77777777" w:rsidR="00722ED2" w:rsidRDefault="00722ED2" w:rsidP="00722ED2">
      <w:pPr>
        <w:pStyle w:val="Default"/>
        <w:keepNext/>
        <w:rPr>
          <w:rFonts w:asciiTheme="minorHAnsi" w:hAnsiTheme="minorHAnsi"/>
          <w:color w:val="7030A0"/>
          <w:sz w:val="20"/>
          <w:szCs w:val="20"/>
          <w:lang w:val="en-GB"/>
        </w:rPr>
      </w:pPr>
      <w:r w:rsidRPr="006020C1">
        <w:rPr>
          <w:rFonts w:asciiTheme="minorHAnsi" w:hAnsiTheme="minorHAnsi"/>
          <w:noProof/>
          <w:sz w:val="20"/>
          <w:szCs w:val="20"/>
          <w:lang w:val="en-GB" w:eastAsia="en-GB"/>
        </w:rPr>
        <w:lastRenderedPageBreak/>
        <mc:AlternateContent>
          <mc:Choice Requires="wpc">
            <w:drawing>
              <wp:inline distT="0" distB="0" distL="0" distR="0" wp14:anchorId="37F08C78" wp14:editId="22499F74">
                <wp:extent cx="5486400" cy="4136418"/>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14"/>
                          <a:stretch>
                            <a:fillRect/>
                          </a:stretch>
                        </a:blipFill>
                      </wpc:bg>
                      <wpc:whole/>
                    </wpc:wpc>
                  </a:graphicData>
                </a:graphic>
              </wp:inline>
            </w:drawing>
          </mc:Choice>
          <mc:Fallback>
            <w:pict>
              <v:group coordsize="54864,32004"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o:spid="_x0000_s1026" style="width:576.0;height:434.2697022767075;mso-position-horizontal-relative:char;mso-position-vertical-relative:line" w14:anchorId="00C84860">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4864;height:32004;visibility:visible;mso-wrap-style:square" type="#_x0000_t75">
                  <v:imagedata o:title="" r:id="A3"/>
                  <v:fill o:detectmouseclick="t"/>
                  <v:path o:connecttype="none"/>
                </v:shape>
                <w10:anchorlock/>
              </v:group>
            </w:pict>
          </mc:Fallback>
        </mc:AlternateContent>
      </w:r>
    </w:p>
    <w:p w14:paraId="1DCC6AD4" w14:textId="77777777" w:rsidR="00722ED2" w:rsidRPr="00EC7D02" w:rsidRDefault="00722ED2" w:rsidP="00722ED2">
      <w:pPr>
        <w:keepNext/>
        <w:jc w:val="center"/>
      </w:pPr>
      <w:proofErr w:type="spellStart"/>
      <w:r>
        <w:t>CoreModel</w:t>
      </w:r>
      <w:proofErr w:type="spellEnd"/>
      <w:r>
        <w:t xml:space="preserve"> diagram: </w:t>
      </w:r>
      <w:proofErr w:type="spellStart"/>
      <w:r>
        <w:t>TemporalExpression</w:t>
      </w:r>
      <w:proofErr w:type="spellEnd"/>
      <w:r>
        <w:t>-Overview</w:t>
      </w:r>
    </w:p>
    <w:p w14:paraId="462AFE76"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12</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Temporal Expression Model</w:t>
      </w:r>
    </w:p>
    <w:p w14:paraId="3DC3A6C8" w14:textId="6C25A252" w:rsidR="006C1DE7" w:rsidRPr="000936E4" w:rsidRDefault="00951DE8" w:rsidP="003E69D5">
      <w:r>
        <w:t>The diagram below shows the usage of data types</w:t>
      </w:r>
      <w:r w:rsidR="006D5E9B">
        <w:t xml:space="preserve"> in the model</w:t>
      </w:r>
      <w:r>
        <w:t xml:space="preserve"> and exposes the detail of the model.</w:t>
      </w:r>
    </w:p>
    <w:p w14:paraId="182E3096" w14:textId="77777777" w:rsidR="00722ED2" w:rsidRPr="0013018B" w:rsidRDefault="00722ED2" w:rsidP="00722ED2">
      <w:pPr>
        <w:pStyle w:val="Default"/>
        <w:rPr>
          <w:rFonts w:asciiTheme="minorHAnsi" w:hAnsiTheme="minorHAnsi"/>
          <w:sz w:val="20"/>
          <w:szCs w:val="20"/>
        </w:rPr>
      </w:pPr>
      <w:r w:rsidRPr="006020C1">
        <w:rPr>
          <w:rFonts w:asciiTheme="minorHAnsi" w:hAnsiTheme="minorHAnsi"/>
          <w:color w:val="7030A0"/>
          <w:sz w:val="20"/>
          <w:szCs w:val="20"/>
        </w:rPr>
        <w:t xml:space="preserve"> </w:t>
      </w:r>
    </w:p>
    <w:p w14:paraId="3F0AAF0D" w14:textId="77777777" w:rsidR="00722ED2" w:rsidRDefault="00722ED2" w:rsidP="00722ED2">
      <w:pPr>
        <w:pStyle w:val="Default"/>
        <w:keepNext/>
        <w:rPr>
          <w:rFonts w:asciiTheme="minorHAnsi" w:hAnsiTheme="minorHAnsi"/>
          <w:color w:val="7030A0"/>
          <w:sz w:val="20"/>
          <w:szCs w:val="20"/>
          <w:lang w:val="en-GB"/>
        </w:rPr>
      </w:pPr>
      <w:r w:rsidRPr="006020C1">
        <w:rPr>
          <w:rFonts w:asciiTheme="minorHAnsi" w:hAnsiTheme="minorHAnsi"/>
          <w:noProof/>
          <w:sz w:val="20"/>
          <w:szCs w:val="20"/>
          <w:lang w:val="en-GB" w:eastAsia="en-GB"/>
        </w:rPr>
        <w:lastRenderedPageBreak/>
        <mc:AlternateContent>
          <mc:Choice Requires="wpc">
            <w:drawing>
              <wp:inline distT="0" distB="0" distL="0" distR="0" wp14:anchorId="37F08C78" wp14:editId="22499F74">
                <wp:extent cx="5486400" cy="4468224"/>
                <wp:effectExtent l="0" t="0" r="0" b="0"/>
                <wp:docPr id="169629797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15"/>
                          <a:stretch>
                            <a:fillRect/>
                          </a:stretch>
                        </a:blipFill>
                      </wpc:bg>
                      <wpc:whole/>
                    </wpc:wpc>
                  </a:graphicData>
                </a:graphic>
              </wp:inline>
            </w:drawing>
          </mc:Choice>
          <mc:Fallback>
            <w:pict>
              <v:group coordsize="54864,32004"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o:spid="_x0000_s1026" style="width:576.0;height:469.1049250535332;mso-position-horizontal-relative:char;mso-position-vertical-relative:line" w14:anchorId="00C84860">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4864;height:32004;visibility:visible;mso-wrap-style:square" type="#_x0000_t75">
                  <v:imagedata o:title="" r:id="A4"/>
                  <v:fill o:detectmouseclick="t"/>
                  <v:path o:connecttype="none"/>
                </v:shape>
                <w10:anchorlock/>
              </v:group>
            </w:pict>
          </mc:Fallback>
        </mc:AlternateContent>
      </w:r>
    </w:p>
    <w:p w14:paraId="17EA6748" w14:textId="77777777" w:rsidR="00722ED2" w:rsidRPr="00EC7D02" w:rsidRDefault="00722ED2" w:rsidP="00722ED2">
      <w:pPr>
        <w:keepNext/>
        <w:jc w:val="center"/>
      </w:pPr>
      <w:proofErr w:type="spellStart"/>
      <w:r>
        <w:t>CoreModel</w:t>
      </w:r>
      <w:proofErr w:type="spellEnd"/>
      <w:r>
        <w:t xml:space="preserve"> diagram: </w:t>
      </w:r>
      <w:proofErr w:type="spellStart"/>
      <w:r>
        <w:t>TemporalExpression-DataTypes</w:t>
      </w:r>
      <w:proofErr w:type="spellEnd"/>
    </w:p>
    <w:p w14:paraId="1688FBAB"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12</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Temporal Expression Data Types</w:t>
      </w:r>
    </w:p>
    <w:p w14:paraId="1C875685" w14:textId="42B7EDE0" w:rsidR="006C1DE7" w:rsidRPr="006D5E9B" w:rsidRDefault="006D5E9B" w:rsidP="003E69D5">
      <w:r w:rsidRPr="006D5E9B">
        <w:t>The following sections</w:t>
      </w:r>
      <w:r>
        <w:t xml:space="preserve"> provide definitions of the structures depicted in the diagrams above.</w:t>
      </w:r>
    </w:p>
    <w:p w14:paraId="424CEA7C" w14:textId="097F0B0B" w:rsidR="00422A0D" w:rsidRPr="00CB13C8" w:rsidRDefault="00EE15E5" w:rsidP="00422A0D">
      <w:pPr>
        <w:pStyle w:val="Heading2"/>
        <w:ind w:left="576" w:hanging="576"/>
      </w:pPr>
      <w:r>
        <w:t>Temporal Expression</w:t>
      </w:r>
      <w:r w:rsidR="00422A0D">
        <w:t xml:space="preserve"> </w:t>
      </w:r>
      <w:r w:rsidR="006C1DE7">
        <w:t xml:space="preserve">Class </w:t>
      </w:r>
      <w:r w:rsidR="00422A0D">
        <w:t>Model</w:t>
      </w:r>
    </w:p>
    <w:p w14:paraId="6E28E2BE" w14:textId="00E7C2BC" w:rsidR="00422A0D" w:rsidRDefault="00F31499" w:rsidP="00422A0D">
      <w:r>
        <w:t>This section provides the temporal expression classes.</w:t>
      </w:r>
    </w:p>
    <w:p w14:paraId="0B140C57" w14:textId="77777777" w:rsidR="00422A0D" w:rsidRPr="00D0398B" w:rsidRDefault="00422A0D" w:rsidP="00422A0D">
      <w:pPr>
        <w:pStyle w:val="Heading3"/>
      </w:pPr>
      <w:r>
        <w:t>BoundingPeriodIntersectionTe</w:t>
      </w:r>
    </w:p>
    <w:p w14:paraId="2245E144" w14:textId="77777777" w:rsidR="00722ED2" w:rsidRDefault="00722ED2" w:rsidP="00722ED2">
      <w:pPr>
        <w:rPr>
          <w:color w:val="7030A0"/>
        </w:rPr>
      </w:pPr>
      <w:r>
        <w:t>Qualified Name: TemporalExpression::Model::BoundingPeriodIntersectionTe</w:t>
      </w:r>
    </w:p>
    <w:p w14:paraId="266F30B5" w14:textId="77777777" w:rsidR="00722ED2" w:rsidRPr="00AF4D36" w:rsidRDefault="00722ED2" w:rsidP="00722ED2">
      <w:pPr>
        <w:spacing w:after="0"/>
        <w:rPr>
          <w:color w:val="7030A0"/>
          <w:szCs w:val="24"/>
        </w:rPr>
      </w:pPr>
      <w:r w:rsidRPr="00AF4D36">
        <w:rPr>
          <w:szCs w:val="24"/>
        </w:rPr>
        <w:t>This defines the time extent of the temporal expression element.</w:t>
      </w:r>
      <w:r w:rsidRPr="00AF4D36">
        <w:rPr>
          <w:szCs w:val="24"/>
        </w:rPr>
        <w:br/>
        <w:t>It covers both single shot reservations and complex reservations.</w:t>
      </w:r>
      <w:r w:rsidRPr="00AF4D36">
        <w:rPr>
          <w:szCs w:val="24"/>
        </w:rPr>
        <w:br/>
        <w:t>This time takes precedence over periodInDay as it is the boundary of the overall reservation.</w:t>
      </w:r>
      <w:r w:rsidRPr="00AF4D36">
        <w:rPr>
          <w:szCs w:val="24"/>
        </w:rPr>
        <w:br/>
        <w:t>May have various bounding periods for the same inner detail.</w:t>
      </w:r>
      <w:r w:rsidRPr="00AF4D36">
        <w:rPr>
          <w:szCs w:val="24"/>
        </w:rPr>
        <w:br/>
        <w:t>If more than one then only the last can be open ended etc.</w:t>
      </w:r>
    </w:p>
    <w:p w14:paraId="29E7DBDB" w14:textId="77777777" w:rsidR="00722ED2" w:rsidRDefault="00722ED2" w:rsidP="00722ED2">
      <w:pPr>
        <w:rPr>
          <w:color w:val="7030A0"/>
        </w:rPr>
      </w:pPr>
      <w:r>
        <w:t>This class is AggLeaf.</w:t>
      </w:r>
    </w:p>
    <w:p w14:paraId="202B7FAD" w14:textId="77777777" w:rsidR="00722ED2" w:rsidRDefault="00722ED2" w:rsidP="00722ED2">
      <w:pPr>
        <w:rPr>
          <w:color w:val="7030A0"/>
        </w:rPr>
      </w:pPr>
      <w:r>
        <w:t>This class is Experimental.</w:t>
      </w:r>
    </w:p>
    <w:p w14:paraId="5C7C73C8" w14:textId="77777777" w:rsidR="00722ED2" w:rsidRPr="003F0E3A" w:rsidRDefault="00722ED2" w:rsidP="00722ED2">
      <w:pPr>
        <w:pStyle w:val="Caption"/>
        <w:keepNext/>
      </w:pPr>
      <w:r w:rsidRPr="00484CAE">
        <w:lastRenderedPageBreak/>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w:t>
      </w:r>
      <w:r>
        <w:rPr>
          <w:rFonts w:hint="eastAsia"/>
        </w:rPr>
        <w:t xml:space="preserve"> Attributes</w:t>
      </w:r>
      <w:r w:rsidRPr="00484CAE">
        <w:t xml:space="preserve"> </w:t>
      </w:r>
      <w:r>
        <w:t>for BoundingPeriodIntersectionTe</w:t>
      </w:r>
    </w:p>
    <w:tbl>
      <w:tblPr>
        <w:tblStyle w:val="TableGrid"/>
        <w:tblW w:w="0" w:type="auto"/>
        <w:tblLayout w:type="fixed"/>
        <w:tblLook w:val="04A0" w:firstRow="1" w:lastRow="0" w:firstColumn="1" w:lastColumn="0" w:noHBand="0" w:noVBand="1"/>
      </w:tblPr>
      <w:tblGrid>
        <w:gridCol w:w="2538"/>
        <w:gridCol w:w="1729"/>
        <w:gridCol w:w="5118"/>
      </w:tblGrid>
      <w:tr w:rsidR="00722ED2" w:rsidRPr="00D329F2" w14:paraId="390E555A" w14:textId="77777777" w:rsidTr="00F77BF8">
        <w:trPr>
          <w:cantSplit/>
        </w:trPr>
        <w:tc>
          <w:tcPr>
            <w:tcW w:w="2538" w:type="dxa"/>
          </w:tcPr>
          <w:p w14:paraId="63100B67" w14:textId="77777777" w:rsidR="00722ED2" w:rsidRPr="00ED52CB" w:rsidRDefault="00722ED2" w:rsidP="00F77BF8">
            <w:pPr>
              <w:rPr>
                <w:rFonts w:cs="Times New Roman"/>
                <w:b/>
                <w:sz w:val="16"/>
              </w:rPr>
            </w:pPr>
            <w:r w:rsidRPr="00ED52CB">
              <w:rPr>
                <w:rFonts w:cs="Times New Roman"/>
                <w:b/>
                <w:sz w:val="16"/>
              </w:rPr>
              <w:t>Attribute Name</w:t>
            </w:r>
          </w:p>
        </w:tc>
        <w:tc>
          <w:tcPr>
            <w:tcW w:w="1726" w:type="dxa"/>
          </w:tcPr>
          <w:p w14:paraId="799252D2" w14:textId="77777777" w:rsidR="00722ED2" w:rsidRPr="00ED52CB" w:rsidRDefault="00722ED2" w:rsidP="00F77BF8">
            <w:pPr>
              <w:rPr>
                <w:rFonts w:cs="Times New Roman"/>
                <w:b/>
                <w:sz w:val="16"/>
              </w:rPr>
            </w:pPr>
            <w:r>
              <w:rPr>
                <w:rFonts w:cs="Times New Roman"/>
                <w:b/>
                <w:sz w:val="16"/>
              </w:rPr>
              <w:t>Lifecycle Stereotype (empty = Mature)</w:t>
            </w:r>
          </w:p>
        </w:tc>
        <w:tc>
          <w:tcPr>
            <w:tcW w:w="5118" w:type="dxa"/>
          </w:tcPr>
          <w:p w14:paraId="7D802B69" w14:textId="77777777" w:rsidR="00722ED2" w:rsidRPr="00ED52CB" w:rsidRDefault="00722ED2" w:rsidP="00F77BF8">
            <w:pPr>
              <w:rPr>
                <w:rFonts w:cs="Times New Roman"/>
                <w:b/>
                <w:sz w:val="16"/>
              </w:rPr>
            </w:pPr>
            <w:r w:rsidRPr="00ED52CB">
              <w:rPr>
                <w:rFonts w:cs="Times New Roman"/>
                <w:b/>
                <w:sz w:val="16"/>
              </w:rPr>
              <w:t>Description</w:t>
            </w:r>
          </w:p>
        </w:tc>
      </w:tr>
      <w:tr w:rsidR="00722ED2" w14:paraId="44770E44" w14:textId="77777777" w:rsidTr="00F77BF8">
        <w:trPr>
          <w:cantSplit/>
          <w:tblHeader w:val="0"/>
        </w:trPr>
        <w:tc>
          <w:tcPr>
            <w:tcW w:w="2535" w:type="dxa"/>
          </w:tcPr>
          <w:p w14:paraId="51DFFA11" w14:textId="77777777" w:rsidR="00722ED2" w:rsidRPr="00DE56B2" w:rsidRDefault="00722ED2" w:rsidP="00F77BF8">
            <w:pPr>
              <w:rPr>
                <w:sz w:val="16"/>
                <w:szCs w:val="16"/>
              </w:rPr>
            </w:pPr>
            <w:r w:rsidRPr="00DE56B2">
              <w:rPr>
                <w:sz w:val="16"/>
                <w:szCs w:val="16"/>
              </w:rPr>
              <w:t>periodUnion</w:t>
            </w:r>
          </w:p>
        </w:tc>
        <w:tc>
          <w:tcPr>
            <w:tcW w:w="1729" w:type="dxa"/>
          </w:tcPr>
          <w:p w14:paraId="666CDE23" w14:textId="77777777" w:rsidR="00722ED2" w:rsidRPr="00073611" w:rsidRDefault="00722ED2" w:rsidP="00F77BF8">
            <w:pPr>
              <w:rPr>
                <w:color w:val="7030A0"/>
                <w:sz w:val="16"/>
                <w:szCs w:val="16"/>
              </w:rPr>
            </w:pPr>
            <w:r>
              <w:rPr>
                <w:color w:val="7030A0"/>
                <w:sz w:val="16"/>
                <w:szCs w:val="16"/>
              </w:rPr>
              <w:t xml:space="preserve"> </w:t>
            </w:r>
            <w:r>
              <w:rPr>
                <w:sz w:val="16"/>
                <w:szCs w:val="16"/>
              </w:rPr>
              <w:t>Experimental</w:t>
            </w:r>
          </w:p>
          <w:p w14:paraId="281541A6" w14:textId="77777777" w:rsidR="00722ED2" w:rsidRDefault="00722ED2" w:rsidP="00F77BF8">
            <w:pPr>
              <w:contextualSpacing/>
              <w:rPr>
                <w:color w:val="7030A0"/>
                <w:sz w:val="16"/>
                <w:szCs w:val="16"/>
              </w:rPr>
            </w:pPr>
          </w:p>
        </w:tc>
        <w:tc>
          <w:tcPr>
            <w:tcW w:w="5118" w:type="dxa"/>
          </w:tcPr>
          <w:p w14:paraId="5E08C7DB" w14:textId="77777777" w:rsidR="00722ED2" w:rsidRDefault="00722ED2" w:rsidP="00F77BF8">
            <w:pPr>
              <w:rPr>
                <w:color w:val="7030A0"/>
                <w:sz w:val="16"/>
                <w:szCs w:val="16"/>
              </w:rPr>
            </w:pPr>
            <w:r>
              <w:rPr>
                <w:sz w:val="16"/>
                <w:szCs w:val="16"/>
              </w:rPr>
              <w:t>The start time may be any time including start of a day. If the value is absent, there is no start.</w:t>
            </w:r>
            <w:r>
              <w:rPr>
                <w:sz w:val="16"/>
                <w:szCs w:val="16"/>
              </w:rPr>
              <w:br/>
              <w:t>The end time may be any time including the end of a day. If the value is absent there is no end.</w:t>
            </w:r>
            <w:r>
              <w:rPr>
                <w:sz w:val="16"/>
                <w:szCs w:val="16"/>
              </w:rPr>
              <w:br/>
              <w:t>If no time is provided then the reservation is forever.</w:t>
            </w:r>
            <w:r>
              <w:rPr>
                <w:sz w:val="16"/>
                <w:szCs w:val="16"/>
              </w:rPr>
              <w:br/>
              <w:t>If start time is after end time then the period defined is null.</w:t>
            </w:r>
            <w:r>
              <w:rPr>
                <w:sz w:val="16"/>
                <w:szCs w:val="16"/>
              </w:rPr>
              <w:br/>
              <w:t>The effective period is the union of all listed periods.</w:t>
            </w:r>
          </w:p>
          <w:p w14:paraId="11E8046A" w14:textId="77777777" w:rsidR="00722ED2" w:rsidRDefault="00722ED2" w:rsidP="00F77BF8">
            <w:pPr>
              <w:rPr>
                <w:color w:val="7030A0"/>
                <w:sz w:val="16"/>
                <w:szCs w:val="16"/>
              </w:rPr>
            </w:pPr>
          </w:p>
          <w:p w14:paraId="0C14D8F1" w14:textId="77777777" w:rsidR="00722ED2" w:rsidRDefault="00722ED2" w:rsidP="00F77BF8">
            <w:pPr>
              <w:rPr>
                <w:color w:val="7030A0"/>
                <w:sz w:val="16"/>
                <w:szCs w:val="16"/>
              </w:rPr>
            </w:pPr>
          </w:p>
        </w:tc>
      </w:tr>
    </w:tbl>
    <w:p w14:paraId="266B10A9" w14:textId="77777777" w:rsidR="00722ED2" w:rsidRPr="004B1770" w:rsidRDefault="00722ED2" w:rsidP="00722ED2">
      <w:pPr>
        <w:rPr>
          <w:color w:val="7030A0"/>
        </w:rPr>
      </w:pPr>
    </w:p>
    <w:p w14:paraId="57EF69DD" w14:textId="77777777" w:rsidR="00722ED2" w:rsidRDefault="00722ED2" w:rsidP="00722ED2">
      <w:pPr>
        <w:spacing w:after="0"/>
        <w:rPr>
          <w:color w:val="7030A0"/>
        </w:rPr>
      </w:pPr>
    </w:p>
    <w:p w14:paraId="3FCDDE4C" w14:textId="77777777" w:rsidR="00422A0D" w:rsidRPr="00D0398B" w:rsidRDefault="00422A0D" w:rsidP="00422A0D">
      <w:pPr>
        <w:pStyle w:val="Heading3"/>
      </w:pPr>
      <w:r>
        <w:t>DaysOfWeekInMonthInYearIntersectionTe</w:t>
      </w:r>
    </w:p>
    <w:p w14:paraId="57D5EA44" w14:textId="77777777" w:rsidR="00722ED2" w:rsidRDefault="00722ED2" w:rsidP="00722ED2">
      <w:pPr>
        <w:rPr>
          <w:color w:val="7030A0"/>
        </w:rPr>
      </w:pPr>
      <w:r>
        <w:t>Qualified Name: TemporalExpression::Model::DaysOfWeekInMonthInYearIntersectionTe</w:t>
      </w:r>
    </w:p>
    <w:p w14:paraId="448918AE" w14:textId="77777777" w:rsidR="00722ED2" w:rsidRPr="00AF4D36" w:rsidRDefault="00722ED2" w:rsidP="00722ED2">
      <w:pPr>
        <w:spacing w:after="0"/>
        <w:rPr>
          <w:color w:val="7030A0"/>
          <w:szCs w:val="24"/>
        </w:rPr>
      </w:pPr>
      <w:r w:rsidRPr="00AF4D36">
        <w:rPr>
          <w:szCs w:val="24"/>
        </w:rPr>
        <w:t>This expression collects together calendar and clock values.</w:t>
      </w:r>
      <w:r w:rsidRPr="00AF4D36">
        <w:rPr>
          <w:szCs w:val="24"/>
        </w:rPr>
        <w:br/>
        <w:t>The intersection of each stated property forms the temporal expression.</w:t>
      </w:r>
      <w:r w:rsidRPr="00AF4D36">
        <w:rPr>
          <w:szCs w:val="24"/>
        </w:rPr>
        <w:br/>
        <w:t>Note that some properties are unions withing the property.</w:t>
      </w:r>
      <w:r w:rsidRPr="00AF4D36">
        <w:rPr>
          <w:szCs w:val="24"/>
        </w:rPr>
        <w:br/>
        <w:t>This can be used to generate complex expressions such as..</w:t>
      </w:r>
      <w:r w:rsidRPr="00AF4D36">
        <w:rPr>
          <w:szCs w:val="24"/>
        </w:rPr>
        <w:br/>
        <w:t>15:00 - 16:00 and 17:00 - 18:00 on the first and third Monday and Wednesday of January and April.</w:t>
      </w:r>
    </w:p>
    <w:p w14:paraId="5A84AD37" w14:textId="77777777" w:rsidR="00722ED2" w:rsidRDefault="00722ED2" w:rsidP="00722ED2">
      <w:pPr>
        <w:rPr>
          <w:color w:val="7030A0"/>
        </w:rPr>
      </w:pPr>
      <w:r>
        <w:t>This class is AggLeaf.</w:t>
      </w:r>
    </w:p>
    <w:p w14:paraId="2EF6074D" w14:textId="77777777" w:rsidR="00722ED2" w:rsidRDefault="00722ED2" w:rsidP="00722ED2">
      <w:pPr>
        <w:rPr>
          <w:color w:val="7030A0"/>
        </w:rPr>
      </w:pPr>
      <w:r>
        <w:t>This class is Experimental.</w:t>
      </w:r>
    </w:p>
    <w:p w14:paraId="2F82D32A" w14:textId="77777777" w:rsidR="00722ED2" w:rsidRPr="003F0E3A" w:rsidRDefault="00722ED2" w:rsidP="00722E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w:t>
      </w:r>
      <w:r>
        <w:rPr>
          <w:rFonts w:hint="eastAsia"/>
        </w:rPr>
        <w:t xml:space="preserve"> Attributes</w:t>
      </w:r>
      <w:r w:rsidRPr="00484CAE">
        <w:t xml:space="preserve"> </w:t>
      </w:r>
      <w:r>
        <w:t>for DaysOfWeekInMonthInYearIntersectionTe</w:t>
      </w:r>
    </w:p>
    <w:tbl>
      <w:tblPr>
        <w:tblStyle w:val="TableGrid"/>
        <w:tblW w:w="0" w:type="auto"/>
        <w:tblLayout w:type="fixed"/>
        <w:tblLook w:val="04A0" w:firstRow="1" w:lastRow="0" w:firstColumn="1" w:lastColumn="0" w:noHBand="0" w:noVBand="1"/>
      </w:tblPr>
      <w:tblGrid>
        <w:gridCol w:w="2538"/>
        <w:gridCol w:w="1729"/>
        <w:gridCol w:w="5118"/>
      </w:tblGrid>
      <w:tr w:rsidR="00722ED2" w:rsidRPr="00D329F2" w14:paraId="4C78875A" w14:textId="77777777" w:rsidTr="00F77BF8">
        <w:trPr>
          <w:cantSplit/>
        </w:trPr>
        <w:tc>
          <w:tcPr>
            <w:tcW w:w="2538" w:type="dxa"/>
          </w:tcPr>
          <w:p w14:paraId="48EBC2F5" w14:textId="77777777" w:rsidR="00722ED2" w:rsidRPr="00ED52CB" w:rsidRDefault="00722ED2" w:rsidP="00F77BF8">
            <w:pPr>
              <w:rPr>
                <w:rFonts w:cs="Times New Roman"/>
                <w:b/>
                <w:sz w:val="16"/>
              </w:rPr>
            </w:pPr>
            <w:r w:rsidRPr="00ED52CB">
              <w:rPr>
                <w:rFonts w:cs="Times New Roman"/>
                <w:b/>
                <w:sz w:val="16"/>
              </w:rPr>
              <w:t>Attribute Name</w:t>
            </w:r>
          </w:p>
        </w:tc>
        <w:tc>
          <w:tcPr>
            <w:tcW w:w="1726" w:type="dxa"/>
          </w:tcPr>
          <w:p w14:paraId="17A2FC89" w14:textId="77777777" w:rsidR="00722ED2" w:rsidRPr="00ED52CB" w:rsidRDefault="00722ED2" w:rsidP="00F77BF8">
            <w:pPr>
              <w:rPr>
                <w:rFonts w:cs="Times New Roman"/>
                <w:b/>
                <w:sz w:val="16"/>
              </w:rPr>
            </w:pPr>
            <w:r>
              <w:rPr>
                <w:rFonts w:cs="Times New Roman"/>
                <w:b/>
                <w:sz w:val="16"/>
              </w:rPr>
              <w:t>Lifecycle Stereotype (empty = Mature)</w:t>
            </w:r>
          </w:p>
        </w:tc>
        <w:tc>
          <w:tcPr>
            <w:tcW w:w="5118" w:type="dxa"/>
          </w:tcPr>
          <w:p w14:paraId="62BECAD7" w14:textId="77777777" w:rsidR="00722ED2" w:rsidRPr="00ED52CB" w:rsidRDefault="00722ED2" w:rsidP="00F77BF8">
            <w:pPr>
              <w:rPr>
                <w:rFonts w:cs="Times New Roman"/>
                <w:b/>
                <w:sz w:val="16"/>
              </w:rPr>
            </w:pPr>
            <w:r w:rsidRPr="00ED52CB">
              <w:rPr>
                <w:rFonts w:cs="Times New Roman"/>
                <w:b/>
                <w:sz w:val="16"/>
              </w:rPr>
              <w:t>Description</w:t>
            </w:r>
          </w:p>
        </w:tc>
      </w:tr>
      <w:tr w:rsidR="00722ED2" w14:paraId="77755157" w14:textId="77777777" w:rsidTr="00F77BF8">
        <w:trPr>
          <w:cantSplit/>
          <w:tblHeader w:val="0"/>
        </w:trPr>
        <w:tc>
          <w:tcPr>
            <w:tcW w:w="2535" w:type="dxa"/>
          </w:tcPr>
          <w:p w14:paraId="46ED5B17" w14:textId="77777777" w:rsidR="00722ED2" w:rsidRPr="00DE56B2" w:rsidRDefault="00722ED2" w:rsidP="00F77BF8">
            <w:pPr>
              <w:rPr>
                <w:sz w:val="16"/>
                <w:szCs w:val="16"/>
              </w:rPr>
            </w:pPr>
            <w:r w:rsidRPr="00DE56B2">
              <w:rPr>
                <w:sz w:val="16"/>
                <w:szCs w:val="16"/>
              </w:rPr>
              <w:t>dayOfWeekUnion</w:t>
            </w:r>
          </w:p>
        </w:tc>
        <w:tc>
          <w:tcPr>
            <w:tcW w:w="1729" w:type="dxa"/>
          </w:tcPr>
          <w:p w14:paraId="1ACC6191" w14:textId="77777777" w:rsidR="00722ED2" w:rsidRPr="00073611" w:rsidRDefault="00722ED2" w:rsidP="00F77BF8">
            <w:pPr>
              <w:rPr>
                <w:color w:val="7030A0"/>
                <w:sz w:val="16"/>
                <w:szCs w:val="16"/>
              </w:rPr>
            </w:pPr>
            <w:r>
              <w:rPr>
                <w:color w:val="7030A0"/>
                <w:sz w:val="16"/>
                <w:szCs w:val="16"/>
              </w:rPr>
              <w:t xml:space="preserve"> </w:t>
            </w:r>
            <w:r>
              <w:rPr>
                <w:sz w:val="16"/>
                <w:szCs w:val="16"/>
              </w:rPr>
              <w:t>Experimental</w:t>
            </w:r>
          </w:p>
          <w:p w14:paraId="2DC7B3D8" w14:textId="77777777" w:rsidR="00722ED2" w:rsidRDefault="00722ED2" w:rsidP="00F77BF8">
            <w:pPr>
              <w:contextualSpacing/>
              <w:rPr>
                <w:color w:val="7030A0"/>
                <w:sz w:val="16"/>
                <w:szCs w:val="16"/>
              </w:rPr>
            </w:pPr>
          </w:p>
        </w:tc>
        <w:tc>
          <w:tcPr>
            <w:tcW w:w="5118" w:type="dxa"/>
          </w:tcPr>
          <w:p w14:paraId="614B39D6" w14:textId="77777777" w:rsidR="00722ED2" w:rsidRDefault="00722ED2" w:rsidP="00F77BF8">
            <w:pPr>
              <w:rPr>
                <w:color w:val="7030A0"/>
                <w:sz w:val="16"/>
                <w:szCs w:val="16"/>
              </w:rPr>
            </w:pPr>
            <w:r>
              <w:rPr>
                <w:sz w:val="16"/>
                <w:szCs w:val="16"/>
              </w:rPr>
              <w:t>The days for which the expression applies.</w:t>
            </w:r>
            <w:r>
              <w:rPr>
                <w:sz w:val="16"/>
                <w:szCs w:val="16"/>
              </w:rPr>
              <w:br/>
              <w:t>This is the union of all days listed.</w:t>
            </w:r>
          </w:p>
          <w:p w14:paraId="1DF6B4D0" w14:textId="77777777" w:rsidR="00722ED2" w:rsidRDefault="00722ED2" w:rsidP="00F77BF8">
            <w:pPr>
              <w:rPr>
                <w:color w:val="7030A0"/>
                <w:sz w:val="16"/>
                <w:szCs w:val="16"/>
              </w:rPr>
            </w:pPr>
          </w:p>
          <w:p w14:paraId="1C8362E3" w14:textId="77777777" w:rsidR="00722ED2" w:rsidRDefault="00722ED2" w:rsidP="00F77BF8">
            <w:pPr>
              <w:rPr>
                <w:color w:val="7030A0"/>
                <w:sz w:val="16"/>
                <w:szCs w:val="16"/>
              </w:rPr>
            </w:pPr>
          </w:p>
        </w:tc>
      </w:tr>
      <w:tr w:rsidR="00722ED2" w14:paraId="24A8639B" w14:textId="77777777" w:rsidTr="00F77BF8">
        <w:trPr>
          <w:cantSplit/>
          <w:tblHeader w:val="0"/>
        </w:trPr>
        <w:tc>
          <w:tcPr>
            <w:tcW w:w="2535" w:type="dxa"/>
          </w:tcPr>
          <w:p w14:paraId="6ABE5D41" w14:textId="77777777" w:rsidR="00722ED2" w:rsidRPr="00DE56B2" w:rsidRDefault="00722ED2" w:rsidP="00F77BF8">
            <w:pPr>
              <w:rPr>
                <w:sz w:val="16"/>
                <w:szCs w:val="16"/>
              </w:rPr>
            </w:pPr>
            <w:r w:rsidRPr="00DE56B2">
              <w:rPr>
                <w:sz w:val="16"/>
                <w:szCs w:val="16"/>
              </w:rPr>
              <w:t>periodDurationInDaysUnion</w:t>
            </w:r>
          </w:p>
        </w:tc>
        <w:tc>
          <w:tcPr>
            <w:tcW w:w="1729" w:type="dxa"/>
          </w:tcPr>
          <w:p w14:paraId="240C8120" w14:textId="77777777" w:rsidR="00722ED2" w:rsidRPr="00073611" w:rsidRDefault="00722ED2" w:rsidP="00F77BF8">
            <w:pPr>
              <w:rPr>
                <w:color w:val="7030A0"/>
                <w:sz w:val="16"/>
                <w:szCs w:val="16"/>
              </w:rPr>
            </w:pPr>
            <w:r>
              <w:rPr>
                <w:color w:val="7030A0"/>
                <w:sz w:val="16"/>
                <w:szCs w:val="16"/>
              </w:rPr>
              <w:t xml:space="preserve"> </w:t>
            </w:r>
            <w:r>
              <w:rPr>
                <w:sz w:val="16"/>
                <w:szCs w:val="16"/>
              </w:rPr>
              <w:t>Experimental</w:t>
            </w:r>
          </w:p>
          <w:p w14:paraId="0EC25B6E" w14:textId="77777777" w:rsidR="00722ED2" w:rsidRDefault="00722ED2" w:rsidP="00F77BF8">
            <w:pPr>
              <w:contextualSpacing/>
              <w:rPr>
                <w:color w:val="7030A0"/>
                <w:sz w:val="16"/>
                <w:szCs w:val="16"/>
              </w:rPr>
            </w:pPr>
          </w:p>
        </w:tc>
        <w:tc>
          <w:tcPr>
            <w:tcW w:w="5118" w:type="dxa"/>
          </w:tcPr>
          <w:p w14:paraId="513A4448" w14:textId="77777777" w:rsidR="00722ED2" w:rsidRDefault="00722ED2" w:rsidP="00F77BF8">
            <w:pPr>
              <w:rPr>
                <w:color w:val="7030A0"/>
                <w:sz w:val="16"/>
                <w:szCs w:val="16"/>
              </w:rPr>
            </w:pPr>
            <w:r>
              <w:rPr>
                <w:sz w:val="16"/>
                <w:szCs w:val="16"/>
              </w:rPr>
              <w:t>Defines the start and end time within a day or across several days.</w:t>
            </w:r>
            <w:r>
              <w:rPr>
                <w:sz w:val="16"/>
                <w:szCs w:val="16"/>
              </w:rPr>
              <w:br/>
              <w:t>This is the union of all periods listed.</w:t>
            </w:r>
          </w:p>
          <w:p w14:paraId="435A5646" w14:textId="77777777" w:rsidR="00722ED2" w:rsidRDefault="00722ED2" w:rsidP="00F77BF8">
            <w:pPr>
              <w:rPr>
                <w:color w:val="7030A0"/>
                <w:sz w:val="16"/>
                <w:szCs w:val="16"/>
              </w:rPr>
            </w:pPr>
          </w:p>
          <w:p w14:paraId="7BAC8648" w14:textId="77777777" w:rsidR="00722ED2" w:rsidRDefault="00722ED2" w:rsidP="00F77BF8">
            <w:pPr>
              <w:rPr>
                <w:color w:val="7030A0"/>
                <w:sz w:val="16"/>
                <w:szCs w:val="16"/>
              </w:rPr>
            </w:pPr>
          </w:p>
        </w:tc>
      </w:tr>
      <w:tr w:rsidR="00722ED2" w14:paraId="6AE85814" w14:textId="77777777" w:rsidTr="00F77BF8">
        <w:trPr>
          <w:cantSplit/>
          <w:tblHeader w:val="0"/>
        </w:trPr>
        <w:tc>
          <w:tcPr>
            <w:tcW w:w="2535" w:type="dxa"/>
          </w:tcPr>
          <w:p w14:paraId="6B01F711" w14:textId="77777777" w:rsidR="00722ED2" w:rsidRPr="00DE56B2" w:rsidRDefault="00722ED2" w:rsidP="00F77BF8">
            <w:pPr>
              <w:rPr>
                <w:sz w:val="16"/>
                <w:szCs w:val="16"/>
              </w:rPr>
            </w:pPr>
            <w:r w:rsidRPr="00DE56B2">
              <w:rPr>
                <w:sz w:val="16"/>
                <w:szCs w:val="16"/>
              </w:rPr>
              <w:t>namedDayPositionInMonthUnion</w:t>
            </w:r>
          </w:p>
        </w:tc>
        <w:tc>
          <w:tcPr>
            <w:tcW w:w="1729" w:type="dxa"/>
          </w:tcPr>
          <w:p w14:paraId="45702523" w14:textId="77777777" w:rsidR="00722ED2" w:rsidRPr="00073611" w:rsidRDefault="00722ED2" w:rsidP="00F77BF8">
            <w:pPr>
              <w:rPr>
                <w:color w:val="7030A0"/>
                <w:sz w:val="16"/>
                <w:szCs w:val="16"/>
              </w:rPr>
            </w:pPr>
            <w:r>
              <w:rPr>
                <w:color w:val="7030A0"/>
                <w:sz w:val="16"/>
                <w:szCs w:val="16"/>
              </w:rPr>
              <w:t xml:space="preserve"> </w:t>
            </w:r>
            <w:r>
              <w:rPr>
                <w:sz w:val="16"/>
                <w:szCs w:val="16"/>
              </w:rPr>
              <w:t>Experimental</w:t>
            </w:r>
          </w:p>
          <w:p w14:paraId="7A4D8129" w14:textId="77777777" w:rsidR="00722ED2" w:rsidRDefault="00722ED2" w:rsidP="00F77BF8">
            <w:pPr>
              <w:contextualSpacing/>
              <w:rPr>
                <w:color w:val="7030A0"/>
                <w:sz w:val="16"/>
                <w:szCs w:val="16"/>
              </w:rPr>
            </w:pPr>
          </w:p>
        </w:tc>
        <w:tc>
          <w:tcPr>
            <w:tcW w:w="5118" w:type="dxa"/>
          </w:tcPr>
          <w:p w14:paraId="0A60ECBF" w14:textId="77777777" w:rsidR="00722ED2" w:rsidRDefault="00722ED2" w:rsidP="00F77BF8">
            <w:pPr>
              <w:rPr>
                <w:color w:val="7030A0"/>
                <w:sz w:val="16"/>
                <w:szCs w:val="16"/>
              </w:rPr>
            </w:pPr>
            <w:r>
              <w:rPr>
                <w:sz w:val="16"/>
                <w:szCs w:val="16"/>
              </w:rPr>
              <w:t>The position of each listed dayOfWeek in the month.</w:t>
            </w:r>
            <w:r>
              <w:rPr>
                <w:sz w:val="16"/>
                <w:szCs w:val="16"/>
              </w:rPr>
              <w:br/>
              <w:t>Is the union of all stated day positions.</w:t>
            </w:r>
            <w:r>
              <w:rPr>
                <w:sz w:val="16"/>
                <w:szCs w:val="16"/>
              </w:rPr>
              <w:br/>
              <w:t>For some months LAST and FIFTH will be the same occurrence.</w:t>
            </w:r>
            <w:r>
              <w:rPr>
                <w:sz w:val="16"/>
                <w:szCs w:val="16"/>
              </w:rPr>
              <w:br/>
              <w:t>Some months will not have a FIFTH occurrence of some days.</w:t>
            </w:r>
          </w:p>
          <w:p w14:paraId="43670FC3" w14:textId="77777777" w:rsidR="00722ED2" w:rsidRDefault="00722ED2" w:rsidP="00F77BF8">
            <w:pPr>
              <w:rPr>
                <w:color w:val="7030A0"/>
                <w:sz w:val="16"/>
                <w:szCs w:val="16"/>
              </w:rPr>
            </w:pPr>
          </w:p>
          <w:p w14:paraId="63D48467" w14:textId="77777777" w:rsidR="00722ED2" w:rsidRDefault="00722ED2" w:rsidP="00F77BF8">
            <w:pPr>
              <w:rPr>
                <w:color w:val="7030A0"/>
                <w:sz w:val="16"/>
                <w:szCs w:val="16"/>
              </w:rPr>
            </w:pPr>
          </w:p>
        </w:tc>
      </w:tr>
      <w:tr w:rsidR="00722ED2" w14:paraId="7EBD8BEF" w14:textId="77777777" w:rsidTr="00F77BF8">
        <w:trPr>
          <w:cantSplit/>
          <w:tblHeader w:val="0"/>
        </w:trPr>
        <w:tc>
          <w:tcPr>
            <w:tcW w:w="2535" w:type="dxa"/>
          </w:tcPr>
          <w:p w14:paraId="6E87F059" w14:textId="77777777" w:rsidR="00722ED2" w:rsidRPr="00DE56B2" w:rsidRDefault="00722ED2" w:rsidP="00F77BF8">
            <w:pPr>
              <w:rPr>
                <w:sz w:val="16"/>
                <w:szCs w:val="16"/>
              </w:rPr>
            </w:pPr>
            <w:r w:rsidRPr="00DE56B2">
              <w:rPr>
                <w:sz w:val="16"/>
                <w:szCs w:val="16"/>
              </w:rPr>
              <w:lastRenderedPageBreak/>
              <w:t>monthPhasing</w:t>
            </w:r>
          </w:p>
        </w:tc>
        <w:tc>
          <w:tcPr>
            <w:tcW w:w="1729" w:type="dxa"/>
          </w:tcPr>
          <w:p w14:paraId="701C748D" w14:textId="77777777" w:rsidR="00722ED2" w:rsidRPr="00073611" w:rsidRDefault="00722ED2" w:rsidP="00F77BF8">
            <w:pPr>
              <w:rPr>
                <w:color w:val="7030A0"/>
                <w:sz w:val="16"/>
                <w:szCs w:val="16"/>
              </w:rPr>
            </w:pPr>
            <w:r>
              <w:rPr>
                <w:color w:val="7030A0"/>
                <w:sz w:val="16"/>
                <w:szCs w:val="16"/>
              </w:rPr>
              <w:t xml:space="preserve"> </w:t>
            </w:r>
            <w:r>
              <w:rPr>
                <w:sz w:val="16"/>
                <w:szCs w:val="16"/>
              </w:rPr>
              <w:t>Experimental</w:t>
            </w:r>
          </w:p>
          <w:p w14:paraId="0EB0268F" w14:textId="77777777" w:rsidR="00722ED2" w:rsidRDefault="00722ED2" w:rsidP="00F77BF8">
            <w:pPr>
              <w:contextualSpacing/>
              <w:rPr>
                <w:color w:val="7030A0"/>
                <w:sz w:val="16"/>
                <w:szCs w:val="16"/>
              </w:rPr>
            </w:pPr>
          </w:p>
        </w:tc>
        <w:tc>
          <w:tcPr>
            <w:tcW w:w="5118" w:type="dxa"/>
          </w:tcPr>
          <w:p w14:paraId="16C3EDA1" w14:textId="77777777" w:rsidR="00722ED2" w:rsidRDefault="00722ED2" w:rsidP="00F77BF8">
            <w:pPr>
              <w:rPr>
                <w:color w:val="7030A0"/>
                <w:sz w:val="16"/>
                <w:szCs w:val="16"/>
              </w:rPr>
            </w:pPr>
            <w:r>
              <w:rPr>
                <w:sz w:val="16"/>
                <w:szCs w:val="16"/>
              </w:rPr>
              <w:t>Identifies a start month and whether every month, every other month etc.</w:t>
            </w:r>
            <w:r>
              <w:rPr>
                <w:sz w:val="16"/>
                <w:szCs w:val="16"/>
              </w:rPr>
              <w:br/>
              <w:t>Interacts with specificMonth. The months chosen should be from the intersection of monthPhasing and specificMonth.</w:t>
            </w:r>
          </w:p>
          <w:p w14:paraId="757FFD5F" w14:textId="77777777" w:rsidR="00722ED2" w:rsidRDefault="00722ED2" w:rsidP="00F77BF8">
            <w:pPr>
              <w:rPr>
                <w:color w:val="7030A0"/>
                <w:sz w:val="16"/>
                <w:szCs w:val="16"/>
              </w:rPr>
            </w:pPr>
          </w:p>
          <w:p w14:paraId="4A281514" w14:textId="77777777" w:rsidR="00722ED2" w:rsidRDefault="00722ED2" w:rsidP="00F77BF8">
            <w:pPr>
              <w:rPr>
                <w:color w:val="7030A0"/>
                <w:sz w:val="16"/>
                <w:szCs w:val="16"/>
              </w:rPr>
            </w:pPr>
          </w:p>
        </w:tc>
      </w:tr>
      <w:tr w:rsidR="00722ED2" w14:paraId="613C4A52" w14:textId="77777777" w:rsidTr="00F77BF8">
        <w:trPr>
          <w:cantSplit/>
          <w:tblHeader w:val="0"/>
        </w:trPr>
        <w:tc>
          <w:tcPr>
            <w:tcW w:w="2535" w:type="dxa"/>
          </w:tcPr>
          <w:p w14:paraId="48AE50B3" w14:textId="77777777" w:rsidR="00722ED2" w:rsidRPr="00DE56B2" w:rsidRDefault="00722ED2" w:rsidP="00F77BF8">
            <w:pPr>
              <w:rPr>
                <w:sz w:val="16"/>
                <w:szCs w:val="16"/>
              </w:rPr>
            </w:pPr>
            <w:r w:rsidRPr="00DE56B2">
              <w:rPr>
                <w:sz w:val="16"/>
                <w:szCs w:val="16"/>
              </w:rPr>
              <w:t>specificMonthUnion</w:t>
            </w:r>
          </w:p>
        </w:tc>
        <w:tc>
          <w:tcPr>
            <w:tcW w:w="1729" w:type="dxa"/>
          </w:tcPr>
          <w:p w14:paraId="625ACD0D" w14:textId="77777777" w:rsidR="00722ED2" w:rsidRPr="00073611" w:rsidRDefault="00722ED2" w:rsidP="00F77BF8">
            <w:pPr>
              <w:rPr>
                <w:color w:val="7030A0"/>
                <w:sz w:val="16"/>
                <w:szCs w:val="16"/>
              </w:rPr>
            </w:pPr>
            <w:r>
              <w:rPr>
                <w:color w:val="7030A0"/>
                <w:sz w:val="16"/>
                <w:szCs w:val="16"/>
              </w:rPr>
              <w:t xml:space="preserve"> </w:t>
            </w:r>
            <w:r>
              <w:rPr>
                <w:sz w:val="16"/>
                <w:szCs w:val="16"/>
              </w:rPr>
              <w:t>Experimental</w:t>
            </w:r>
          </w:p>
          <w:p w14:paraId="50794663" w14:textId="77777777" w:rsidR="00722ED2" w:rsidRDefault="00722ED2" w:rsidP="00F77BF8">
            <w:pPr>
              <w:contextualSpacing/>
              <w:rPr>
                <w:color w:val="7030A0"/>
                <w:sz w:val="16"/>
                <w:szCs w:val="16"/>
              </w:rPr>
            </w:pPr>
          </w:p>
        </w:tc>
        <w:tc>
          <w:tcPr>
            <w:tcW w:w="5118" w:type="dxa"/>
          </w:tcPr>
          <w:p w14:paraId="578E1590" w14:textId="77777777" w:rsidR="00722ED2" w:rsidRDefault="00722ED2" w:rsidP="00F77BF8">
            <w:pPr>
              <w:rPr>
                <w:color w:val="7030A0"/>
                <w:sz w:val="16"/>
                <w:szCs w:val="16"/>
              </w:rPr>
            </w:pPr>
            <w:r>
              <w:rPr>
                <w:sz w:val="16"/>
                <w:szCs w:val="16"/>
              </w:rPr>
              <w:t>Identifies specific months.</w:t>
            </w:r>
            <w:r>
              <w:rPr>
                <w:sz w:val="16"/>
                <w:szCs w:val="16"/>
              </w:rPr>
              <w:br/>
              <w:t>This is the union of all stated months.</w:t>
            </w:r>
            <w:r>
              <w:rPr>
                <w:sz w:val="16"/>
                <w:szCs w:val="16"/>
              </w:rPr>
              <w:br/>
              <w:t>Note all properties in the Te grouping this property are combined by intersection.</w:t>
            </w:r>
            <w:r>
              <w:rPr>
                <w:sz w:val="16"/>
                <w:szCs w:val="16"/>
              </w:rPr>
              <w:br/>
              <w:t>For example, this property interacts with monthPhasing such that the months chosen should be from the intersection of monthPhasing and specificMonth.</w:t>
            </w:r>
          </w:p>
          <w:p w14:paraId="00DE07BD" w14:textId="77777777" w:rsidR="00722ED2" w:rsidRDefault="00722ED2" w:rsidP="00F77BF8">
            <w:pPr>
              <w:rPr>
                <w:color w:val="7030A0"/>
                <w:sz w:val="16"/>
                <w:szCs w:val="16"/>
              </w:rPr>
            </w:pPr>
          </w:p>
          <w:p w14:paraId="60DB89A4" w14:textId="77777777" w:rsidR="00722ED2" w:rsidRDefault="00722ED2" w:rsidP="00F77BF8">
            <w:pPr>
              <w:rPr>
                <w:color w:val="7030A0"/>
                <w:sz w:val="16"/>
                <w:szCs w:val="16"/>
              </w:rPr>
            </w:pPr>
          </w:p>
        </w:tc>
      </w:tr>
      <w:tr w:rsidR="00722ED2" w14:paraId="57DEB2C9" w14:textId="77777777" w:rsidTr="00F77BF8">
        <w:trPr>
          <w:cantSplit/>
          <w:tblHeader w:val="0"/>
        </w:trPr>
        <w:tc>
          <w:tcPr>
            <w:tcW w:w="2535" w:type="dxa"/>
          </w:tcPr>
          <w:p w14:paraId="60FC06C0" w14:textId="77777777" w:rsidR="00722ED2" w:rsidRPr="00DE56B2" w:rsidRDefault="00722ED2" w:rsidP="00F77BF8">
            <w:pPr>
              <w:rPr>
                <w:sz w:val="16"/>
                <w:szCs w:val="16"/>
              </w:rPr>
            </w:pPr>
            <w:r w:rsidRPr="00DE56B2">
              <w:rPr>
                <w:sz w:val="16"/>
                <w:szCs w:val="16"/>
              </w:rPr>
              <w:t>weekInMonth</w:t>
            </w:r>
          </w:p>
        </w:tc>
        <w:tc>
          <w:tcPr>
            <w:tcW w:w="1729" w:type="dxa"/>
          </w:tcPr>
          <w:p w14:paraId="3F9BE138" w14:textId="77777777" w:rsidR="00722ED2" w:rsidRPr="00073611" w:rsidRDefault="00722ED2" w:rsidP="00F77BF8">
            <w:pPr>
              <w:rPr>
                <w:color w:val="7030A0"/>
                <w:sz w:val="16"/>
                <w:szCs w:val="16"/>
              </w:rPr>
            </w:pPr>
            <w:r>
              <w:rPr>
                <w:color w:val="7030A0"/>
                <w:sz w:val="16"/>
                <w:szCs w:val="16"/>
              </w:rPr>
              <w:t xml:space="preserve"> </w:t>
            </w:r>
            <w:r>
              <w:rPr>
                <w:sz w:val="16"/>
                <w:szCs w:val="16"/>
              </w:rPr>
              <w:t>Experimental</w:t>
            </w:r>
          </w:p>
          <w:p w14:paraId="5A1C09A5" w14:textId="77777777" w:rsidR="00722ED2" w:rsidRDefault="00722ED2" w:rsidP="00F77BF8">
            <w:pPr>
              <w:contextualSpacing/>
              <w:rPr>
                <w:color w:val="7030A0"/>
                <w:sz w:val="16"/>
                <w:szCs w:val="16"/>
              </w:rPr>
            </w:pPr>
          </w:p>
        </w:tc>
        <w:tc>
          <w:tcPr>
            <w:tcW w:w="5118" w:type="dxa"/>
          </w:tcPr>
          <w:p w14:paraId="00AAD2CA" w14:textId="77777777" w:rsidR="00722ED2" w:rsidRDefault="00722ED2" w:rsidP="00F77BF8">
            <w:pPr>
              <w:rPr>
                <w:color w:val="7030A0"/>
                <w:sz w:val="16"/>
                <w:szCs w:val="16"/>
              </w:rPr>
            </w:pPr>
            <w:r>
              <w:rPr>
                <w:sz w:val="16"/>
                <w:szCs w:val="16"/>
              </w:rPr>
              <w:t>Identifies which weeks in the month the schedule applies to and where in the week it aplies.</w:t>
            </w:r>
          </w:p>
          <w:p w14:paraId="34654CAD" w14:textId="77777777" w:rsidR="00722ED2" w:rsidRDefault="00722ED2" w:rsidP="00F77BF8">
            <w:pPr>
              <w:rPr>
                <w:color w:val="7030A0"/>
                <w:sz w:val="16"/>
                <w:szCs w:val="16"/>
              </w:rPr>
            </w:pPr>
          </w:p>
          <w:p w14:paraId="2D3B52A8" w14:textId="77777777" w:rsidR="00722ED2" w:rsidRDefault="00722ED2" w:rsidP="00F77BF8">
            <w:pPr>
              <w:rPr>
                <w:color w:val="7030A0"/>
                <w:sz w:val="16"/>
                <w:szCs w:val="16"/>
              </w:rPr>
            </w:pPr>
          </w:p>
        </w:tc>
      </w:tr>
    </w:tbl>
    <w:p w14:paraId="157DB09C" w14:textId="77777777" w:rsidR="00722ED2" w:rsidRPr="004B1770" w:rsidRDefault="00722ED2" w:rsidP="00722ED2">
      <w:pPr>
        <w:rPr>
          <w:color w:val="7030A0"/>
        </w:rPr>
      </w:pPr>
    </w:p>
    <w:p w14:paraId="11ED1BE7" w14:textId="77777777" w:rsidR="00722ED2" w:rsidRDefault="00722ED2" w:rsidP="00722ED2">
      <w:pPr>
        <w:spacing w:after="0"/>
        <w:rPr>
          <w:color w:val="7030A0"/>
        </w:rPr>
      </w:pPr>
    </w:p>
    <w:p w14:paraId="50542E7B" w14:textId="77777777" w:rsidR="00422A0D" w:rsidRPr="00D0398B" w:rsidRDefault="00422A0D" w:rsidP="00422A0D">
      <w:pPr>
        <w:pStyle w:val="Heading3"/>
      </w:pPr>
      <w:r>
        <w:t>ExclusionConflictActionAlternative</w:t>
      </w:r>
    </w:p>
    <w:p w14:paraId="4887FC0D" w14:textId="77777777" w:rsidR="00722ED2" w:rsidRDefault="00722ED2" w:rsidP="00722ED2">
      <w:pPr>
        <w:rPr>
          <w:color w:val="7030A0"/>
        </w:rPr>
      </w:pPr>
      <w:r>
        <w:t>Qualified Name: TemporalExpression::Model::ExclusionConflictActionAlternative</w:t>
      </w:r>
    </w:p>
    <w:p w14:paraId="23DD509F" w14:textId="77777777" w:rsidR="00722ED2" w:rsidRPr="00AF4D36" w:rsidRDefault="00722ED2" w:rsidP="00722ED2">
      <w:pPr>
        <w:spacing w:after="0"/>
        <w:rPr>
          <w:color w:val="7030A0"/>
          <w:szCs w:val="24"/>
        </w:rPr>
      </w:pPr>
      <w:r w:rsidRPr="00AF4D36">
        <w:rPr>
          <w:szCs w:val="24"/>
        </w:rPr>
        <w:t>The rules that apply when an exclusion from one part of a temporal expression causes disruption to a fundamental sequence from another part of the temproal expression.</w:t>
      </w:r>
    </w:p>
    <w:p w14:paraId="7C6AABB1" w14:textId="77777777" w:rsidR="00722ED2" w:rsidRDefault="00722ED2" w:rsidP="00722ED2">
      <w:pPr>
        <w:rPr>
          <w:color w:val="7030A0"/>
        </w:rPr>
      </w:pPr>
      <w:r>
        <w:t>This class is AggLeaf.</w:t>
      </w:r>
    </w:p>
    <w:p w14:paraId="23498D87" w14:textId="77777777" w:rsidR="00722ED2" w:rsidRDefault="00722ED2" w:rsidP="00722ED2">
      <w:pPr>
        <w:rPr>
          <w:color w:val="7030A0"/>
        </w:rPr>
      </w:pPr>
      <w:r>
        <w:t>This class is Experimental.</w:t>
      </w:r>
    </w:p>
    <w:p w14:paraId="57C740FE" w14:textId="77777777" w:rsidR="00722ED2" w:rsidRPr="003F0E3A" w:rsidRDefault="00722ED2" w:rsidP="00722E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w:t>
      </w:r>
      <w:r>
        <w:rPr>
          <w:rFonts w:hint="eastAsia"/>
        </w:rPr>
        <w:t xml:space="preserve"> Attributes</w:t>
      </w:r>
      <w:r w:rsidRPr="00484CAE">
        <w:t xml:space="preserve"> </w:t>
      </w:r>
      <w:r>
        <w:t>for ExclusionConflictActionAlternative</w:t>
      </w:r>
    </w:p>
    <w:tbl>
      <w:tblPr>
        <w:tblStyle w:val="TableGrid"/>
        <w:tblW w:w="0" w:type="auto"/>
        <w:tblLayout w:type="fixed"/>
        <w:tblLook w:val="04A0" w:firstRow="1" w:lastRow="0" w:firstColumn="1" w:lastColumn="0" w:noHBand="0" w:noVBand="1"/>
      </w:tblPr>
      <w:tblGrid>
        <w:gridCol w:w="2538"/>
        <w:gridCol w:w="1729"/>
        <w:gridCol w:w="5118"/>
      </w:tblGrid>
      <w:tr w:rsidR="00722ED2" w:rsidRPr="00D329F2" w14:paraId="63901EBD" w14:textId="77777777" w:rsidTr="00F77BF8">
        <w:trPr>
          <w:cantSplit/>
        </w:trPr>
        <w:tc>
          <w:tcPr>
            <w:tcW w:w="2538" w:type="dxa"/>
          </w:tcPr>
          <w:p w14:paraId="12153F05" w14:textId="77777777" w:rsidR="00722ED2" w:rsidRPr="00ED52CB" w:rsidRDefault="00722ED2" w:rsidP="00F77BF8">
            <w:pPr>
              <w:rPr>
                <w:rFonts w:cs="Times New Roman"/>
                <w:b/>
                <w:sz w:val="16"/>
              </w:rPr>
            </w:pPr>
            <w:r w:rsidRPr="00ED52CB">
              <w:rPr>
                <w:rFonts w:cs="Times New Roman"/>
                <w:b/>
                <w:sz w:val="16"/>
              </w:rPr>
              <w:t>Attribute Name</w:t>
            </w:r>
          </w:p>
        </w:tc>
        <w:tc>
          <w:tcPr>
            <w:tcW w:w="1726" w:type="dxa"/>
          </w:tcPr>
          <w:p w14:paraId="541F6820" w14:textId="77777777" w:rsidR="00722ED2" w:rsidRPr="00ED52CB" w:rsidRDefault="00722ED2" w:rsidP="00F77BF8">
            <w:pPr>
              <w:rPr>
                <w:rFonts w:cs="Times New Roman"/>
                <w:b/>
                <w:sz w:val="16"/>
              </w:rPr>
            </w:pPr>
            <w:r>
              <w:rPr>
                <w:rFonts w:cs="Times New Roman"/>
                <w:b/>
                <w:sz w:val="16"/>
              </w:rPr>
              <w:t>Lifecycle Stereotype (empty = Mature)</w:t>
            </w:r>
          </w:p>
        </w:tc>
        <w:tc>
          <w:tcPr>
            <w:tcW w:w="5118" w:type="dxa"/>
          </w:tcPr>
          <w:p w14:paraId="53EA6E23" w14:textId="77777777" w:rsidR="00722ED2" w:rsidRPr="00ED52CB" w:rsidRDefault="00722ED2" w:rsidP="00F77BF8">
            <w:pPr>
              <w:rPr>
                <w:rFonts w:cs="Times New Roman"/>
                <w:b/>
                <w:sz w:val="16"/>
              </w:rPr>
            </w:pPr>
            <w:r w:rsidRPr="00ED52CB">
              <w:rPr>
                <w:rFonts w:cs="Times New Roman"/>
                <w:b/>
                <w:sz w:val="16"/>
              </w:rPr>
              <w:t>Description</w:t>
            </w:r>
          </w:p>
        </w:tc>
      </w:tr>
      <w:tr w:rsidR="00722ED2" w14:paraId="01FFF57B" w14:textId="77777777" w:rsidTr="00F77BF8">
        <w:trPr>
          <w:cantSplit/>
          <w:tblHeader w:val="0"/>
        </w:trPr>
        <w:tc>
          <w:tcPr>
            <w:tcW w:w="2535" w:type="dxa"/>
          </w:tcPr>
          <w:p w14:paraId="2AF81353" w14:textId="77777777" w:rsidR="00722ED2" w:rsidRPr="00DE56B2" w:rsidRDefault="00722ED2" w:rsidP="00F77BF8">
            <w:pPr>
              <w:rPr>
                <w:sz w:val="16"/>
                <w:szCs w:val="16"/>
              </w:rPr>
            </w:pPr>
            <w:r w:rsidRPr="00DE56B2">
              <w:rPr>
                <w:sz w:val="16"/>
                <w:szCs w:val="16"/>
              </w:rPr>
              <w:t>preference</w:t>
            </w:r>
          </w:p>
        </w:tc>
        <w:tc>
          <w:tcPr>
            <w:tcW w:w="1729" w:type="dxa"/>
          </w:tcPr>
          <w:p w14:paraId="25FD3DB4" w14:textId="77777777" w:rsidR="00233591" w:rsidRPr="00073611" w:rsidRDefault="00233591" w:rsidP="00233591">
            <w:pPr>
              <w:rPr>
                <w:ins w:id="45" w:author="Malcolm Betts" w:date="2023-10-12T12:22:00Z"/>
                <w:color w:val="7030A0"/>
                <w:sz w:val="16"/>
                <w:szCs w:val="16"/>
              </w:rPr>
            </w:pPr>
            <w:ins w:id="46" w:author="Malcolm Betts" w:date="2023-10-12T12:22:00Z">
              <w:r>
                <w:rPr>
                  <w:sz w:val="16"/>
                  <w:szCs w:val="16"/>
                </w:rPr>
                <w:t>Experimental</w:t>
              </w:r>
            </w:ins>
          </w:p>
          <w:p w14:paraId="0A0A28C1" w14:textId="77777777" w:rsidR="00722ED2" w:rsidRDefault="00722ED2" w:rsidP="00F77BF8">
            <w:pPr>
              <w:contextualSpacing/>
              <w:rPr>
                <w:color w:val="7030A0"/>
                <w:sz w:val="16"/>
                <w:szCs w:val="16"/>
              </w:rPr>
            </w:pPr>
          </w:p>
        </w:tc>
        <w:tc>
          <w:tcPr>
            <w:tcW w:w="5118" w:type="dxa"/>
          </w:tcPr>
          <w:p w14:paraId="42CA202C" w14:textId="77777777" w:rsidR="00722ED2" w:rsidRDefault="00722ED2" w:rsidP="00F77BF8">
            <w:pPr>
              <w:rPr>
                <w:color w:val="7030A0"/>
                <w:sz w:val="16"/>
                <w:szCs w:val="16"/>
              </w:rPr>
            </w:pPr>
            <w:r>
              <w:rPr>
                <w:sz w:val="16"/>
                <w:szCs w:val="16"/>
              </w:rPr>
              <w:t>It is possible that a specific conflict action cannot overcome the conflict.</w:t>
            </w:r>
            <w:r>
              <w:rPr>
                <w:sz w:val="16"/>
                <w:szCs w:val="16"/>
              </w:rPr>
              <w:br/>
              <w:t>There may be several alternative conflict actions.</w:t>
            </w:r>
            <w:r>
              <w:rPr>
                <w:sz w:val="16"/>
                <w:szCs w:val="16"/>
              </w:rPr>
              <w:br/>
              <w:t>The conflict actions should be run in preference order with the lowest value integer being the most preferred and hence the first to run</w:t>
            </w:r>
            <w:del w:id="47" w:author="Malcolm Betts" w:date="2023-10-12T12:21:00Z">
              <w:r w:rsidDel="00233591">
                <w:rPr>
                  <w:sz w:val="16"/>
                  <w:szCs w:val="16"/>
                </w:rPr>
                <w:delText>m</w:delText>
              </w:r>
            </w:del>
            <w:r>
              <w:rPr>
                <w:sz w:val="16"/>
                <w:szCs w:val="16"/>
              </w:rPr>
              <w:t>.</w:t>
            </w:r>
            <w:r>
              <w:rPr>
                <w:sz w:val="16"/>
                <w:szCs w:val="16"/>
              </w:rPr>
              <w:br/>
              <w:t>Same preference value actions will be run in an arbitrary order.</w:t>
            </w:r>
          </w:p>
          <w:p w14:paraId="5F410A54" w14:textId="77777777" w:rsidR="00722ED2" w:rsidRDefault="00722ED2" w:rsidP="00F77BF8">
            <w:pPr>
              <w:rPr>
                <w:color w:val="7030A0"/>
                <w:sz w:val="16"/>
                <w:szCs w:val="16"/>
              </w:rPr>
            </w:pPr>
          </w:p>
          <w:p w14:paraId="5D362A41" w14:textId="77777777" w:rsidR="00722ED2" w:rsidRDefault="00722ED2" w:rsidP="00F77BF8">
            <w:pPr>
              <w:rPr>
                <w:color w:val="7030A0"/>
                <w:sz w:val="16"/>
                <w:szCs w:val="16"/>
              </w:rPr>
            </w:pPr>
          </w:p>
        </w:tc>
      </w:tr>
      <w:tr w:rsidR="00722ED2" w14:paraId="6C966C96" w14:textId="77777777" w:rsidTr="00F77BF8">
        <w:trPr>
          <w:cantSplit/>
          <w:tblHeader w:val="0"/>
        </w:trPr>
        <w:tc>
          <w:tcPr>
            <w:tcW w:w="2535" w:type="dxa"/>
          </w:tcPr>
          <w:p w14:paraId="53791872" w14:textId="77777777" w:rsidR="00722ED2" w:rsidRPr="00DE56B2" w:rsidRDefault="00722ED2" w:rsidP="00F77BF8">
            <w:pPr>
              <w:rPr>
                <w:sz w:val="16"/>
                <w:szCs w:val="16"/>
              </w:rPr>
            </w:pPr>
            <w:r w:rsidRPr="00DE56B2">
              <w:rPr>
                <w:sz w:val="16"/>
                <w:szCs w:val="16"/>
              </w:rPr>
              <w:lastRenderedPageBreak/>
              <w:t>opportunities</w:t>
            </w:r>
          </w:p>
        </w:tc>
        <w:tc>
          <w:tcPr>
            <w:tcW w:w="1729" w:type="dxa"/>
          </w:tcPr>
          <w:p w14:paraId="2390AF9D" w14:textId="77777777" w:rsidR="00233591" w:rsidRPr="00073611" w:rsidRDefault="00233591" w:rsidP="00233591">
            <w:pPr>
              <w:rPr>
                <w:ins w:id="48" w:author="Malcolm Betts" w:date="2023-10-12T12:22:00Z"/>
                <w:color w:val="7030A0"/>
                <w:sz w:val="16"/>
                <w:szCs w:val="16"/>
              </w:rPr>
            </w:pPr>
            <w:ins w:id="49" w:author="Malcolm Betts" w:date="2023-10-12T12:22:00Z">
              <w:r>
                <w:rPr>
                  <w:sz w:val="16"/>
                  <w:szCs w:val="16"/>
                </w:rPr>
                <w:t>Experimental</w:t>
              </w:r>
            </w:ins>
          </w:p>
          <w:p w14:paraId="67ABA00F" w14:textId="77777777" w:rsidR="00722ED2" w:rsidRDefault="00722ED2" w:rsidP="00F77BF8">
            <w:pPr>
              <w:contextualSpacing/>
              <w:rPr>
                <w:color w:val="7030A0"/>
                <w:sz w:val="16"/>
                <w:szCs w:val="16"/>
              </w:rPr>
            </w:pPr>
          </w:p>
        </w:tc>
        <w:tc>
          <w:tcPr>
            <w:tcW w:w="5118" w:type="dxa"/>
          </w:tcPr>
          <w:p w14:paraId="3E285DB4" w14:textId="77777777" w:rsidR="00722ED2" w:rsidRDefault="00722ED2" w:rsidP="00F77BF8">
            <w:pPr>
              <w:rPr>
                <w:color w:val="7030A0"/>
                <w:sz w:val="16"/>
                <w:szCs w:val="16"/>
              </w:rPr>
            </w:pPr>
            <w:r>
              <w:rPr>
                <w:sz w:val="16"/>
                <w:szCs w:val="16"/>
              </w:rPr>
              <w:t>Indicates how many alternatives in the temporal direction can be tried.</w:t>
            </w:r>
            <w:r>
              <w:rPr>
                <w:sz w:val="16"/>
                <w:szCs w:val="16"/>
              </w:rPr>
              <w:br/>
              <w:t>For example, if the exclusion is of a public holiday Monday and the normal occurrence is Monday then the alternative action will activate.</w:t>
            </w:r>
            <w:r>
              <w:rPr>
                <w:sz w:val="16"/>
                <w:szCs w:val="16"/>
              </w:rPr>
              <w:br/>
              <w:t>If the the referenced TemporalExpression offers every week day and temporal direction is NEXT, then the first opportunity will be Tuesday.</w:t>
            </w:r>
            <w:r>
              <w:rPr>
                <w:sz w:val="16"/>
                <w:szCs w:val="16"/>
              </w:rPr>
              <w:br/>
              <w:t>If the opportunities is set to 1 then that is all that may be tried. But it may not be available for some other exclusion reason and hence no alternative will be available and the period will be skiped.</w:t>
            </w:r>
            <w:r>
              <w:rPr>
                <w:sz w:val="16"/>
                <w:szCs w:val="16"/>
              </w:rPr>
              <w:br/>
              <w:t>However, if the opportunuties is set to 2 then the next but one day can also be tried (i.e., Wedneday in the example) and that may be available.</w:t>
            </w:r>
            <w:r>
              <w:rPr>
                <w:sz w:val="16"/>
                <w:szCs w:val="16"/>
              </w:rPr>
              <w:br/>
              <w:t>And so on...</w:t>
            </w:r>
          </w:p>
          <w:p w14:paraId="2D9F9EB4" w14:textId="77777777" w:rsidR="00722ED2" w:rsidRDefault="00722ED2" w:rsidP="00F77BF8">
            <w:pPr>
              <w:rPr>
                <w:color w:val="7030A0"/>
                <w:sz w:val="16"/>
                <w:szCs w:val="16"/>
              </w:rPr>
            </w:pPr>
          </w:p>
          <w:p w14:paraId="5F9830D6" w14:textId="77777777" w:rsidR="00722ED2" w:rsidRDefault="00722ED2" w:rsidP="00F77BF8">
            <w:pPr>
              <w:rPr>
                <w:color w:val="7030A0"/>
                <w:sz w:val="16"/>
                <w:szCs w:val="16"/>
              </w:rPr>
            </w:pPr>
          </w:p>
        </w:tc>
      </w:tr>
      <w:tr w:rsidR="00722ED2" w14:paraId="6B5B443A" w14:textId="77777777" w:rsidTr="00F77BF8">
        <w:trPr>
          <w:cantSplit/>
          <w:tblHeader w:val="0"/>
        </w:trPr>
        <w:tc>
          <w:tcPr>
            <w:tcW w:w="2535" w:type="dxa"/>
          </w:tcPr>
          <w:p w14:paraId="61D0B771" w14:textId="77777777" w:rsidR="00722ED2" w:rsidRPr="00DE56B2" w:rsidRDefault="00722ED2" w:rsidP="00F77BF8">
            <w:pPr>
              <w:rPr>
                <w:sz w:val="16"/>
                <w:szCs w:val="16"/>
              </w:rPr>
            </w:pPr>
            <w:r w:rsidRPr="00DE56B2">
              <w:rPr>
                <w:sz w:val="16"/>
                <w:szCs w:val="16"/>
              </w:rPr>
              <w:t>direction</w:t>
            </w:r>
          </w:p>
        </w:tc>
        <w:tc>
          <w:tcPr>
            <w:tcW w:w="1729" w:type="dxa"/>
          </w:tcPr>
          <w:p w14:paraId="3BF09059" w14:textId="77777777" w:rsidR="00233591" w:rsidRPr="00073611" w:rsidRDefault="00233591" w:rsidP="00233591">
            <w:pPr>
              <w:rPr>
                <w:ins w:id="50" w:author="Malcolm Betts" w:date="2023-10-12T12:22:00Z"/>
                <w:color w:val="7030A0"/>
                <w:sz w:val="16"/>
                <w:szCs w:val="16"/>
              </w:rPr>
            </w:pPr>
            <w:ins w:id="51" w:author="Malcolm Betts" w:date="2023-10-12T12:22:00Z">
              <w:r>
                <w:rPr>
                  <w:sz w:val="16"/>
                  <w:szCs w:val="16"/>
                </w:rPr>
                <w:t>Experimental</w:t>
              </w:r>
            </w:ins>
          </w:p>
          <w:p w14:paraId="1F1A5B1F" w14:textId="77777777" w:rsidR="00722ED2" w:rsidRDefault="00722ED2" w:rsidP="00F77BF8">
            <w:pPr>
              <w:contextualSpacing/>
              <w:rPr>
                <w:color w:val="7030A0"/>
                <w:sz w:val="16"/>
                <w:szCs w:val="16"/>
              </w:rPr>
            </w:pPr>
          </w:p>
        </w:tc>
        <w:tc>
          <w:tcPr>
            <w:tcW w:w="5118" w:type="dxa"/>
          </w:tcPr>
          <w:p w14:paraId="51266B69" w14:textId="77777777" w:rsidR="00722ED2" w:rsidRDefault="00722ED2" w:rsidP="00F77BF8">
            <w:pPr>
              <w:rPr>
                <w:color w:val="7030A0"/>
                <w:sz w:val="16"/>
                <w:szCs w:val="16"/>
              </w:rPr>
            </w:pPr>
            <w:r>
              <w:rPr>
                <w:sz w:val="16"/>
                <w:szCs w:val="16"/>
              </w:rPr>
              <w:t>Indicates in which temporal direction the conflict action applies.</w:t>
            </w:r>
          </w:p>
          <w:p w14:paraId="49F368FF" w14:textId="77777777" w:rsidR="00722ED2" w:rsidRDefault="00722ED2" w:rsidP="00F77BF8">
            <w:pPr>
              <w:rPr>
                <w:color w:val="7030A0"/>
                <w:sz w:val="16"/>
                <w:szCs w:val="16"/>
              </w:rPr>
            </w:pPr>
          </w:p>
          <w:p w14:paraId="1A0FCDEA" w14:textId="77777777" w:rsidR="00722ED2" w:rsidRDefault="00722ED2" w:rsidP="00F77BF8">
            <w:pPr>
              <w:rPr>
                <w:color w:val="7030A0"/>
                <w:sz w:val="16"/>
                <w:szCs w:val="16"/>
              </w:rPr>
            </w:pPr>
          </w:p>
        </w:tc>
      </w:tr>
      <w:tr w:rsidR="00722ED2" w14:paraId="50685741" w14:textId="77777777" w:rsidTr="00F77BF8">
        <w:trPr>
          <w:cantSplit/>
          <w:tblHeader w:val="0"/>
        </w:trPr>
        <w:tc>
          <w:tcPr>
            <w:tcW w:w="2535" w:type="dxa"/>
          </w:tcPr>
          <w:p w14:paraId="27554415" w14:textId="77777777" w:rsidR="00722ED2" w:rsidRPr="00DE56B2" w:rsidRDefault="00722ED2" w:rsidP="00F77BF8">
            <w:pPr>
              <w:rPr>
                <w:sz w:val="16"/>
                <w:szCs w:val="16"/>
              </w:rPr>
            </w:pPr>
            <w:r w:rsidRPr="00DE56B2">
              <w:rPr>
                <w:sz w:val="16"/>
                <w:szCs w:val="16"/>
              </w:rPr>
              <w:t>_temporalExpression</w:t>
            </w:r>
          </w:p>
        </w:tc>
        <w:tc>
          <w:tcPr>
            <w:tcW w:w="1729" w:type="dxa"/>
          </w:tcPr>
          <w:p w14:paraId="0B1149F4" w14:textId="77777777" w:rsidR="00233591" w:rsidRPr="00073611" w:rsidRDefault="00233591" w:rsidP="00233591">
            <w:pPr>
              <w:rPr>
                <w:ins w:id="52" w:author="Malcolm Betts" w:date="2023-10-12T12:22:00Z"/>
                <w:color w:val="7030A0"/>
                <w:sz w:val="16"/>
                <w:szCs w:val="16"/>
              </w:rPr>
            </w:pPr>
            <w:ins w:id="53" w:author="Malcolm Betts" w:date="2023-10-12T12:22:00Z">
              <w:r>
                <w:rPr>
                  <w:sz w:val="16"/>
                  <w:szCs w:val="16"/>
                </w:rPr>
                <w:t>Experimental</w:t>
              </w:r>
            </w:ins>
          </w:p>
          <w:p w14:paraId="0D219965" w14:textId="77777777" w:rsidR="00722ED2" w:rsidRDefault="00722ED2" w:rsidP="00F77BF8">
            <w:pPr>
              <w:contextualSpacing/>
              <w:rPr>
                <w:color w:val="7030A0"/>
                <w:sz w:val="16"/>
                <w:szCs w:val="16"/>
              </w:rPr>
            </w:pPr>
          </w:p>
        </w:tc>
        <w:tc>
          <w:tcPr>
            <w:tcW w:w="5118" w:type="dxa"/>
          </w:tcPr>
          <w:p w14:paraId="5D068145" w14:textId="77777777" w:rsidR="00722ED2" w:rsidRDefault="00722ED2" w:rsidP="00F77BF8">
            <w:pPr>
              <w:rPr>
                <w:color w:val="7030A0"/>
                <w:sz w:val="16"/>
                <w:szCs w:val="16"/>
              </w:rPr>
            </w:pPr>
            <w:r>
              <w:rPr>
                <w:sz w:val="16"/>
                <w:szCs w:val="16"/>
              </w:rPr>
              <w:t>The temporal expression that deals with the conflict providing an alternative to the necessary regular cycle that was disrupted.</w:t>
            </w:r>
          </w:p>
          <w:p w14:paraId="5D9A1C24" w14:textId="77777777" w:rsidR="00722ED2" w:rsidRDefault="00722ED2" w:rsidP="00F77BF8">
            <w:pPr>
              <w:rPr>
                <w:color w:val="7030A0"/>
                <w:sz w:val="16"/>
                <w:szCs w:val="16"/>
              </w:rPr>
            </w:pPr>
          </w:p>
          <w:p w14:paraId="7C367661" w14:textId="77777777" w:rsidR="00722ED2" w:rsidRDefault="00722ED2" w:rsidP="00F77BF8">
            <w:pPr>
              <w:rPr>
                <w:color w:val="7030A0"/>
                <w:sz w:val="16"/>
                <w:szCs w:val="16"/>
              </w:rPr>
            </w:pPr>
          </w:p>
        </w:tc>
      </w:tr>
    </w:tbl>
    <w:p w14:paraId="4DE847BB" w14:textId="77777777" w:rsidR="00722ED2" w:rsidRPr="004B1770" w:rsidRDefault="00722ED2" w:rsidP="00722ED2">
      <w:pPr>
        <w:rPr>
          <w:color w:val="7030A0"/>
        </w:rPr>
      </w:pPr>
    </w:p>
    <w:p w14:paraId="6314B915" w14:textId="77777777" w:rsidR="00722ED2" w:rsidRDefault="00722ED2" w:rsidP="00722ED2">
      <w:pPr>
        <w:spacing w:after="0"/>
        <w:rPr>
          <w:color w:val="7030A0"/>
        </w:rPr>
      </w:pPr>
    </w:p>
    <w:p w14:paraId="2D0D46E7" w14:textId="77777777" w:rsidR="00422A0D" w:rsidRPr="00D0398B" w:rsidRDefault="00422A0D" w:rsidP="00422A0D">
      <w:pPr>
        <w:pStyle w:val="Heading3"/>
      </w:pPr>
      <w:r>
        <w:t>IncorporatedTe</w:t>
      </w:r>
    </w:p>
    <w:p w14:paraId="7165D173" w14:textId="77777777" w:rsidR="00722ED2" w:rsidRDefault="00722ED2" w:rsidP="00722ED2">
      <w:pPr>
        <w:rPr>
          <w:color w:val="7030A0"/>
        </w:rPr>
      </w:pPr>
      <w:r>
        <w:t>Qualified Name: TemporalExpression::Model::IncorporatedTe</w:t>
      </w:r>
    </w:p>
    <w:p w14:paraId="6A211832" w14:textId="77777777" w:rsidR="00722ED2" w:rsidRPr="00AF4D36" w:rsidRDefault="00722ED2" w:rsidP="00722ED2">
      <w:pPr>
        <w:spacing w:after="0"/>
        <w:rPr>
          <w:color w:val="7030A0"/>
          <w:szCs w:val="24"/>
        </w:rPr>
      </w:pPr>
      <w:r w:rsidRPr="00AF4D36">
        <w:rPr>
          <w:szCs w:val="24"/>
        </w:rPr>
        <w:t>Provides rules for incorporation of a referenced temporal expression.</w:t>
      </w:r>
      <w:r w:rsidRPr="00AF4D36">
        <w:rPr>
          <w:szCs w:val="24"/>
        </w:rPr>
        <w:br/>
        <w:t>An incorporated temporal expression is combinded with the temporal expression element that owns the incorporated te.</w:t>
      </w:r>
    </w:p>
    <w:p w14:paraId="12AA13E7" w14:textId="77777777" w:rsidR="00722ED2" w:rsidRDefault="00722ED2" w:rsidP="00722ED2">
      <w:pPr>
        <w:rPr>
          <w:color w:val="7030A0"/>
        </w:rPr>
      </w:pPr>
      <w:r>
        <w:t>This class is AggLeaf.</w:t>
      </w:r>
    </w:p>
    <w:p w14:paraId="21CA4150" w14:textId="77777777" w:rsidR="00722ED2" w:rsidRDefault="00722ED2" w:rsidP="00722ED2">
      <w:pPr>
        <w:rPr>
          <w:color w:val="7030A0"/>
        </w:rPr>
      </w:pPr>
      <w:r>
        <w:t>This class is Experimental.</w:t>
      </w:r>
    </w:p>
    <w:p w14:paraId="67385CF9" w14:textId="77777777" w:rsidR="00722ED2" w:rsidRPr="003F0E3A" w:rsidRDefault="00722ED2" w:rsidP="00722E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w:t>
      </w:r>
      <w:r>
        <w:rPr>
          <w:rFonts w:hint="eastAsia"/>
        </w:rPr>
        <w:t xml:space="preserve"> Attributes</w:t>
      </w:r>
      <w:r w:rsidRPr="00484CAE">
        <w:t xml:space="preserve"> </w:t>
      </w:r>
      <w:r>
        <w:t>for IncorporatedTe</w:t>
      </w:r>
    </w:p>
    <w:tbl>
      <w:tblPr>
        <w:tblStyle w:val="TableGrid"/>
        <w:tblW w:w="0" w:type="auto"/>
        <w:tblLayout w:type="fixed"/>
        <w:tblLook w:val="04A0" w:firstRow="1" w:lastRow="0" w:firstColumn="1" w:lastColumn="0" w:noHBand="0" w:noVBand="1"/>
      </w:tblPr>
      <w:tblGrid>
        <w:gridCol w:w="2538"/>
        <w:gridCol w:w="1729"/>
        <w:gridCol w:w="5118"/>
      </w:tblGrid>
      <w:tr w:rsidR="00722ED2" w:rsidRPr="00D329F2" w14:paraId="482E503F" w14:textId="77777777" w:rsidTr="00F77BF8">
        <w:trPr>
          <w:cantSplit/>
        </w:trPr>
        <w:tc>
          <w:tcPr>
            <w:tcW w:w="2538" w:type="dxa"/>
          </w:tcPr>
          <w:p w14:paraId="78539E29" w14:textId="77777777" w:rsidR="00722ED2" w:rsidRPr="00ED52CB" w:rsidRDefault="00722ED2" w:rsidP="00F77BF8">
            <w:pPr>
              <w:rPr>
                <w:rFonts w:cs="Times New Roman"/>
                <w:b/>
                <w:sz w:val="16"/>
              </w:rPr>
            </w:pPr>
            <w:r w:rsidRPr="00ED52CB">
              <w:rPr>
                <w:rFonts w:cs="Times New Roman"/>
                <w:b/>
                <w:sz w:val="16"/>
              </w:rPr>
              <w:t>Attribute Name</w:t>
            </w:r>
          </w:p>
        </w:tc>
        <w:tc>
          <w:tcPr>
            <w:tcW w:w="1726" w:type="dxa"/>
          </w:tcPr>
          <w:p w14:paraId="3AE785B4" w14:textId="77777777" w:rsidR="00722ED2" w:rsidRPr="00ED52CB" w:rsidRDefault="00722ED2" w:rsidP="00F77BF8">
            <w:pPr>
              <w:rPr>
                <w:rFonts w:cs="Times New Roman"/>
                <w:b/>
                <w:sz w:val="16"/>
              </w:rPr>
            </w:pPr>
            <w:r>
              <w:rPr>
                <w:rFonts w:cs="Times New Roman"/>
                <w:b/>
                <w:sz w:val="16"/>
              </w:rPr>
              <w:t>Lifecycle Stereotype (empty = Mature)</w:t>
            </w:r>
          </w:p>
        </w:tc>
        <w:tc>
          <w:tcPr>
            <w:tcW w:w="5118" w:type="dxa"/>
          </w:tcPr>
          <w:p w14:paraId="5F011924" w14:textId="77777777" w:rsidR="00722ED2" w:rsidRPr="00ED52CB" w:rsidRDefault="00722ED2" w:rsidP="00F77BF8">
            <w:pPr>
              <w:rPr>
                <w:rFonts w:cs="Times New Roman"/>
                <w:b/>
                <w:sz w:val="16"/>
              </w:rPr>
            </w:pPr>
            <w:r w:rsidRPr="00ED52CB">
              <w:rPr>
                <w:rFonts w:cs="Times New Roman"/>
                <w:b/>
                <w:sz w:val="16"/>
              </w:rPr>
              <w:t>Description</w:t>
            </w:r>
          </w:p>
        </w:tc>
      </w:tr>
      <w:tr w:rsidR="00722ED2" w14:paraId="28AF4F3C" w14:textId="77777777" w:rsidTr="00F77BF8">
        <w:trPr>
          <w:cantSplit/>
          <w:tblHeader w:val="0"/>
        </w:trPr>
        <w:tc>
          <w:tcPr>
            <w:tcW w:w="2535" w:type="dxa"/>
          </w:tcPr>
          <w:p w14:paraId="33C95662" w14:textId="77777777" w:rsidR="00722ED2" w:rsidRPr="00DE56B2" w:rsidRDefault="00722ED2" w:rsidP="00F77BF8">
            <w:pPr>
              <w:rPr>
                <w:sz w:val="16"/>
                <w:szCs w:val="16"/>
              </w:rPr>
            </w:pPr>
            <w:r w:rsidRPr="00DE56B2">
              <w:rPr>
                <w:sz w:val="16"/>
                <w:szCs w:val="16"/>
              </w:rPr>
              <w:t>incorporationMethod</w:t>
            </w:r>
          </w:p>
        </w:tc>
        <w:tc>
          <w:tcPr>
            <w:tcW w:w="1729" w:type="dxa"/>
          </w:tcPr>
          <w:p w14:paraId="4E03AABE" w14:textId="77777777" w:rsidR="00722ED2" w:rsidRPr="00073611" w:rsidRDefault="00722ED2" w:rsidP="00F77BF8">
            <w:pPr>
              <w:rPr>
                <w:color w:val="7030A0"/>
                <w:sz w:val="16"/>
                <w:szCs w:val="16"/>
              </w:rPr>
            </w:pPr>
            <w:r>
              <w:rPr>
                <w:color w:val="7030A0"/>
                <w:sz w:val="16"/>
                <w:szCs w:val="16"/>
              </w:rPr>
              <w:t xml:space="preserve"> </w:t>
            </w:r>
            <w:r>
              <w:rPr>
                <w:sz w:val="16"/>
                <w:szCs w:val="16"/>
              </w:rPr>
              <w:t>Experimental</w:t>
            </w:r>
          </w:p>
          <w:p w14:paraId="7DBA1D40" w14:textId="77777777" w:rsidR="00722ED2" w:rsidRDefault="00722ED2" w:rsidP="00F77BF8">
            <w:pPr>
              <w:contextualSpacing/>
              <w:rPr>
                <w:color w:val="7030A0"/>
                <w:sz w:val="16"/>
                <w:szCs w:val="16"/>
              </w:rPr>
            </w:pPr>
          </w:p>
        </w:tc>
        <w:tc>
          <w:tcPr>
            <w:tcW w:w="5118" w:type="dxa"/>
          </w:tcPr>
          <w:p w14:paraId="68012578" w14:textId="77777777" w:rsidR="00722ED2" w:rsidRDefault="00722ED2" w:rsidP="00F77BF8">
            <w:pPr>
              <w:rPr>
                <w:color w:val="7030A0"/>
                <w:sz w:val="16"/>
                <w:szCs w:val="16"/>
              </w:rPr>
            </w:pPr>
            <w:r>
              <w:rPr>
                <w:sz w:val="16"/>
                <w:szCs w:val="16"/>
              </w:rPr>
              <w:t>The method for incorproation of the temporal expression.</w:t>
            </w:r>
          </w:p>
          <w:p w14:paraId="0F076B4D" w14:textId="77777777" w:rsidR="00722ED2" w:rsidRDefault="00722ED2" w:rsidP="00F77BF8">
            <w:pPr>
              <w:rPr>
                <w:color w:val="7030A0"/>
                <w:sz w:val="16"/>
                <w:szCs w:val="16"/>
              </w:rPr>
            </w:pPr>
          </w:p>
          <w:p w14:paraId="2AAC225F" w14:textId="77777777" w:rsidR="00722ED2" w:rsidRDefault="00722ED2" w:rsidP="00F77BF8">
            <w:pPr>
              <w:rPr>
                <w:color w:val="7030A0"/>
                <w:sz w:val="16"/>
                <w:szCs w:val="16"/>
              </w:rPr>
            </w:pPr>
          </w:p>
        </w:tc>
      </w:tr>
      <w:tr w:rsidR="00722ED2" w14:paraId="58883B2E" w14:textId="77777777" w:rsidTr="00F77BF8">
        <w:trPr>
          <w:cantSplit/>
          <w:tblHeader w:val="0"/>
        </w:trPr>
        <w:tc>
          <w:tcPr>
            <w:tcW w:w="2535" w:type="dxa"/>
          </w:tcPr>
          <w:p w14:paraId="687F7787" w14:textId="77777777" w:rsidR="00722ED2" w:rsidRPr="00DE56B2" w:rsidRDefault="00722ED2" w:rsidP="00F77BF8">
            <w:pPr>
              <w:rPr>
                <w:sz w:val="16"/>
                <w:szCs w:val="16"/>
              </w:rPr>
            </w:pPr>
            <w:r w:rsidRPr="00DE56B2">
              <w:rPr>
                <w:sz w:val="16"/>
                <w:szCs w:val="16"/>
              </w:rPr>
              <w:t>_incorporatedTe</w:t>
            </w:r>
          </w:p>
        </w:tc>
        <w:tc>
          <w:tcPr>
            <w:tcW w:w="1729" w:type="dxa"/>
          </w:tcPr>
          <w:p w14:paraId="7D1961DD" w14:textId="77777777" w:rsidR="00722ED2" w:rsidRPr="00073611" w:rsidRDefault="00722ED2" w:rsidP="00F77BF8">
            <w:pPr>
              <w:rPr>
                <w:color w:val="7030A0"/>
                <w:sz w:val="16"/>
                <w:szCs w:val="16"/>
              </w:rPr>
            </w:pPr>
            <w:r>
              <w:rPr>
                <w:color w:val="7030A0"/>
                <w:sz w:val="16"/>
                <w:szCs w:val="16"/>
              </w:rPr>
              <w:t xml:space="preserve"> </w:t>
            </w:r>
            <w:r>
              <w:rPr>
                <w:sz w:val="16"/>
                <w:szCs w:val="16"/>
              </w:rPr>
              <w:t>Experimental</w:t>
            </w:r>
          </w:p>
          <w:p w14:paraId="51CC43BC" w14:textId="77777777" w:rsidR="00722ED2" w:rsidRDefault="00722ED2" w:rsidP="00F77BF8">
            <w:pPr>
              <w:contextualSpacing/>
              <w:rPr>
                <w:color w:val="7030A0"/>
                <w:sz w:val="16"/>
                <w:szCs w:val="16"/>
              </w:rPr>
            </w:pPr>
          </w:p>
        </w:tc>
        <w:tc>
          <w:tcPr>
            <w:tcW w:w="5118" w:type="dxa"/>
          </w:tcPr>
          <w:p w14:paraId="244F653B" w14:textId="77777777" w:rsidR="00722ED2" w:rsidRDefault="00722ED2" w:rsidP="00F77BF8">
            <w:pPr>
              <w:rPr>
                <w:color w:val="7030A0"/>
                <w:sz w:val="16"/>
                <w:szCs w:val="16"/>
              </w:rPr>
            </w:pPr>
            <w:r>
              <w:rPr>
                <w:sz w:val="16"/>
                <w:szCs w:val="16"/>
              </w:rPr>
              <w:t>The temporal expression to be incorporated.</w:t>
            </w:r>
          </w:p>
          <w:p w14:paraId="14EB4B6C" w14:textId="77777777" w:rsidR="00722ED2" w:rsidRDefault="00722ED2" w:rsidP="00F77BF8">
            <w:pPr>
              <w:rPr>
                <w:color w:val="7030A0"/>
                <w:sz w:val="16"/>
                <w:szCs w:val="16"/>
              </w:rPr>
            </w:pPr>
          </w:p>
          <w:p w14:paraId="21B9308C" w14:textId="77777777" w:rsidR="00722ED2" w:rsidRDefault="00722ED2" w:rsidP="00F77BF8">
            <w:pPr>
              <w:rPr>
                <w:color w:val="7030A0"/>
                <w:sz w:val="16"/>
                <w:szCs w:val="16"/>
              </w:rPr>
            </w:pPr>
          </w:p>
        </w:tc>
      </w:tr>
      <w:tr w:rsidR="00722ED2" w14:paraId="029842E0" w14:textId="77777777" w:rsidTr="00F77BF8">
        <w:trPr>
          <w:cantSplit/>
          <w:tblHeader w:val="0"/>
        </w:trPr>
        <w:tc>
          <w:tcPr>
            <w:tcW w:w="2535" w:type="dxa"/>
          </w:tcPr>
          <w:p w14:paraId="7D53491F" w14:textId="77777777" w:rsidR="00722ED2" w:rsidRPr="00DE56B2" w:rsidRDefault="00722ED2" w:rsidP="00F77BF8">
            <w:pPr>
              <w:rPr>
                <w:sz w:val="16"/>
                <w:szCs w:val="16"/>
              </w:rPr>
            </w:pPr>
            <w:r w:rsidRPr="00DE56B2">
              <w:rPr>
                <w:sz w:val="16"/>
                <w:szCs w:val="16"/>
              </w:rPr>
              <w:lastRenderedPageBreak/>
              <w:t>_exclusionConflictActionAlternative</w:t>
            </w:r>
          </w:p>
        </w:tc>
        <w:tc>
          <w:tcPr>
            <w:tcW w:w="1729" w:type="dxa"/>
          </w:tcPr>
          <w:p w14:paraId="7F291C4D" w14:textId="77777777" w:rsidR="00722ED2" w:rsidRPr="00073611" w:rsidRDefault="00722ED2" w:rsidP="00F77BF8">
            <w:pPr>
              <w:rPr>
                <w:color w:val="7030A0"/>
                <w:sz w:val="16"/>
                <w:szCs w:val="16"/>
              </w:rPr>
            </w:pPr>
            <w:r>
              <w:rPr>
                <w:color w:val="7030A0"/>
                <w:sz w:val="16"/>
                <w:szCs w:val="16"/>
              </w:rPr>
              <w:t xml:space="preserve"> </w:t>
            </w:r>
            <w:r>
              <w:rPr>
                <w:sz w:val="16"/>
                <w:szCs w:val="16"/>
              </w:rPr>
              <w:t>Experimental</w:t>
            </w:r>
          </w:p>
          <w:p w14:paraId="672FA17E" w14:textId="77777777" w:rsidR="00722ED2" w:rsidRDefault="00722ED2" w:rsidP="00F77BF8">
            <w:pPr>
              <w:contextualSpacing/>
              <w:rPr>
                <w:color w:val="7030A0"/>
                <w:sz w:val="16"/>
                <w:szCs w:val="16"/>
              </w:rPr>
            </w:pPr>
          </w:p>
        </w:tc>
        <w:tc>
          <w:tcPr>
            <w:tcW w:w="5118" w:type="dxa"/>
          </w:tcPr>
          <w:p w14:paraId="295351CA" w14:textId="77777777" w:rsidR="00722ED2" w:rsidRDefault="00722ED2" w:rsidP="00F77BF8">
            <w:pPr>
              <w:rPr>
                <w:color w:val="7030A0"/>
                <w:sz w:val="16"/>
                <w:szCs w:val="16"/>
              </w:rPr>
            </w:pPr>
            <w:r>
              <w:rPr>
                <w:sz w:val="16"/>
                <w:szCs w:val="16"/>
              </w:rPr>
              <w:t>Any relevant conflict actions.</w:t>
            </w:r>
          </w:p>
          <w:p w14:paraId="7C758540" w14:textId="77777777" w:rsidR="00722ED2" w:rsidRDefault="00722ED2" w:rsidP="00F77BF8">
            <w:pPr>
              <w:rPr>
                <w:color w:val="7030A0"/>
                <w:sz w:val="16"/>
                <w:szCs w:val="16"/>
              </w:rPr>
            </w:pPr>
          </w:p>
          <w:p w14:paraId="4385E468" w14:textId="77777777" w:rsidR="00722ED2" w:rsidRDefault="00722ED2" w:rsidP="00F77BF8">
            <w:pPr>
              <w:rPr>
                <w:color w:val="7030A0"/>
                <w:sz w:val="16"/>
                <w:szCs w:val="16"/>
              </w:rPr>
            </w:pPr>
          </w:p>
        </w:tc>
      </w:tr>
    </w:tbl>
    <w:p w14:paraId="264A3DBB" w14:textId="77777777" w:rsidR="00722ED2" w:rsidRPr="004B1770" w:rsidRDefault="00722ED2" w:rsidP="00722ED2">
      <w:pPr>
        <w:rPr>
          <w:color w:val="7030A0"/>
        </w:rPr>
      </w:pPr>
    </w:p>
    <w:p w14:paraId="092EE4D0" w14:textId="77777777" w:rsidR="00722ED2" w:rsidRDefault="00722ED2" w:rsidP="00722ED2">
      <w:pPr>
        <w:spacing w:after="0"/>
        <w:rPr>
          <w:color w:val="7030A0"/>
        </w:rPr>
      </w:pPr>
    </w:p>
    <w:p w14:paraId="670CBAAE" w14:textId="77777777" w:rsidR="00422A0D" w:rsidRPr="00D0398B" w:rsidRDefault="00422A0D" w:rsidP="00422A0D">
      <w:pPr>
        <w:pStyle w:val="Heading3"/>
      </w:pPr>
      <w:r>
        <w:t>IterativeIntersectionTe</w:t>
      </w:r>
    </w:p>
    <w:p w14:paraId="6E628B1C" w14:textId="77777777" w:rsidR="00722ED2" w:rsidRDefault="00722ED2" w:rsidP="00722ED2">
      <w:pPr>
        <w:rPr>
          <w:color w:val="7030A0"/>
        </w:rPr>
      </w:pPr>
      <w:r>
        <w:t>Qualified Name: TemporalExpression::Model::IterativeIntersectionTe</w:t>
      </w:r>
    </w:p>
    <w:p w14:paraId="557FB292" w14:textId="77777777" w:rsidR="00722ED2" w:rsidRPr="00AF4D36" w:rsidRDefault="00722ED2" w:rsidP="00722ED2">
      <w:pPr>
        <w:spacing w:after="0"/>
        <w:rPr>
          <w:color w:val="7030A0"/>
          <w:szCs w:val="24"/>
        </w:rPr>
      </w:pPr>
      <w:r w:rsidRPr="00AF4D36">
        <w:rPr>
          <w:szCs w:val="24"/>
        </w:rPr>
        <w:t>Once all unions and intersections have been performed the result is in terms of active periods.</w:t>
      </w:r>
      <w:r w:rsidRPr="00AF4D36">
        <w:rPr>
          <w:szCs w:val="24"/>
        </w:rPr>
        <w:br/>
        <w:t>The IterativeTe defines the number of active periods that will be run.</w:t>
      </w:r>
      <w:r w:rsidRPr="00AF4D36">
        <w:rPr>
          <w:szCs w:val="24"/>
        </w:rPr>
        <w:br/>
        <w:t>This is bounded by the boundingPeriodTe.</w:t>
      </w:r>
    </w:p>
    <w:p w14:paraId="1EF27F8E" w14:textId="77777777" w:rsidR="00722ED2" w:rsidRDefault="00722ED2" w:rsidP="00722ED2">
      <w:pPr>
        <w:rPr>
          <w:color w:val="7030A0"/>
        </w:rPr>
      </w:pPr>
      <w:r>
        <w:t>This class is AggLeaf.</w:t>
      </w:r>
    </w:p>
    <w:p w14:paraId="58142F5E" w14:textId="77777777" w:rsidR="00722ED2" w:rsidRDefault="00722ED2" w:rsidP="00722ED2">
      <w:pPr>
        <w:rPr>
          <w:color w:val="7030A0"/>
        </w:rPr>
      </w:pPr>
      <w:r>
        <w:t>This class is Experimental.</w:t>
      </w:r>
    </w:p>
    <w:p w14:paraId="196A1F9D" w14:textId="77777777" w:rsidR="00722ED2" w:rsidRPr="003F0E3A" w:rsidRDefault="00722ED2" w:rsidP="00722E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w:t>
      </w:r>
      <w:r>
        <w:rPr>
          <w:rFonts w:hint="eastAsia"/>
        </w:rPr>
        <w:t xml:space="preserve"> Attributes</w:t>
      </w:r>
      <w:r w:rsidRPr="00484CAE">
        <w:t xml:space="preserve"> </w:t>
      </w:r>
      <w:r>
        <w:t>for IterativeIntersectionTe</w:t>
      </w:r>
    </w:p>
    <w:tbl>
      <w:tblPr>
        <w:tblStyle w:val="TableGrid"/>
        <w:tblW w:w="0" w:type="auto"/>
        <w:tblLayout w:type="fixed"/>
        <w:tblLook w:val="04A0" w:firstRow="1" w:lastRow="0" w:firstColumn="1" w:lastColumn="0" w:noHBand="0" w:noVBand="1"/>
      </w:tblPr>
      <w:tblGrid>
        <w:gridCol w:w="2538"/>
        <w:gridCol w:w="1729"/>
        <w:gridCol w:w="5118"/>
      </w:tblGrid>
      <w:tr w:rsidR="00722ED2" w:rsidRPr="00D329F2" w14:paraId="0135E936" w14:textId="77777777" w:rsidTr="00F77BF8">
        <w:trPr>
          <w:cantSplit/>
        </w:trPr>
        <w:tc>
          <w:tcPr>
            <w:tcW w:w="2538" w:type="dxa"/>
          </w:tcPr>
          <w:p w14:paraId="174B842F" w14:textId="77777777" w:rsidR="00722ED2" w:rsidRPr="00ED52CB" w:rsidRDefault="00722ED2" w:rsidP="00F77BF8">
            <w:pPr>
              <w:rPr>
                <w:rFonts w:cs="Times New Roman"/>
                <w:b/>
                <w:sz w:val="16"/>
              </w:rPr>
            </w:pPr>
            <w:r w:rsidRPr="00ED52CB">
              <w:rPr>
                <w:rFonts w:cs="Times New Roman"/>
                <w:b/>
                <w:sz w:val="16"/>
              </w:rPr>
              <w:t>Attribute Name</w:t>
            </w:r>
          </w:p>
        </w:tc>
        <w:tc>
          <w:tcPr>
            <w:tcW w:w="1726" w:type="dxa"/>
          </w:tcPr>
          <w:p w14:paraId="471AB0C0" w14:textId="77777777" w:rsidR="00722ED2" w:rsidRPr="00ED52CB" w:rsidRDefault="00722ED2" w:rsidP="00F77BF8">
            <w:pPr>
              <w:rPr>
                <w:rFonts w:cs="Times New Roman"/>
                <w:b/>
                <w:sz w:val="16"/>
              </w:rPr>
            </w:pPr>
            <w:r>
              <w:rPr>
                <w:rFonts w:cs="Times New Roman"/>
                <w:b/>
                <w:sz w:val="16"/>
              </w:rPr>
              <w:t>Lifecycle Stereotype (empty = Mature)</w:t>
            </w:r>
          </w:p>
        </w:tc>
        <w:tc>
          <w:tcPr>
            <w:tcW w:w="5118" w:type="dxa"/>
          </w:tcPr>
          <w:p w14:paraId="65FB9FFF" w14:textId="77777777" w:rsidR="00722ED2" w:rsidRPr="00ED52CB" w:rsidRDefault="00722ED2" w:rsidP="00F77BF8">
            <w:pPr>
              <w:rPr>
                <w:rFonts w:cs="Times New Roman"/>
                <w:b/>
                <w:sz w:val="16"/>
              </w:rPr>
            </w:pPr>
            <w:r w:rsidRPr="00ED52CB">
              <w:rPr>
                <w:rFonts w:cs="Times New Roman"/>
                <w:b/>
                <w:sz w:val="16"/>
              </w:rPr>
              <w:t>Description</w:t>
            </w:r>
          </w:p>
        </w:tc>
      </w:tr>
      <w:tr w:rsidR="00722ED2" w14:paraId="57CEC351" w14:textId="77777777" w:rsidTr="00F77BF8">
        <w:trPr>
          <w:cantSplit/>
          <w:tblHeader w:val="0"/>
        </w:trPr>
        <w:tc>
          <w:tcPr>
            <w:tcW w:w="2535" w:type="dxa"/>
          </w:tcPr>
          <w:p w14:paraId="0C405B7E" w14:textId="77777777" w:rsidR="00722ED2" w:rsidRPr="00DE56B2" w:rsidRDefault="00722ED2" w:rsidP="00F77BF8">
            <w:pPr>
              <w:rPr>
                <w:sz w:val="16"/>
                <w:szCs w:val="16"/>
              </w:rPr>
            </w:pPr>
            <w:r w:rsidRPr="00DE56B2">
              <w:rPr>
                <w:sz w:val="16"/>
                <w:szCs w:val="16"/>
              </w:rPr>
              <w:t>numberOfIterations</w:t>
            </w:r>
          </w:p>
        </w:tc>
        <w:tc>
          <w:tcPr>
            <w:tcW w:w="1729" w:type="dxa"/>
          </w:tcPr>
          <w:p w14:paraId="1C029DF5" w14:textId="77777777" w:rsidR="00722ED2" w:rsidRPr="00073611" w:rsidRDefault="00722ED2" w:rsidP="00F77BF8">
            <w:pPr>
              <w:rPr>
                <w:color w:val="7030A0"/>
                <w:sz w:val="16"/>
                <w:szCs w:val="16"/>
              </w:rPr>
            </w:pPr>
            <w:r>
              <w:rPr>
                <w:color w:val="7030A0"/>
                <w:sz w:val="16"/>
                <w:szCs w:val="16"/>
              </w:rPr>
              <w:t xml:space="preserve"> </w:t>
            </w:r>
            <w:r>
              <w:rPr>
                <w:sz w:val="16"/>
                <w:szCs w:val="16"/>
              </w:rPr>
              <w:t>Experimental</w:t>
            </w:r>
          </w:p>
          <w:p w14:paraId="2B72934A" w14:textId="77777777" w:rsidR="00722ED2" w:rsidRDefault="00722ED2" w:rsidP="00F77BF8">
            <w:pPr>
              <w:contextualSpacing/>
              <w:rPr>
                <w:color w:val="7030A0"/>
                <w:sz w:val="16"/>
                <w:szCs w:val="16"/>
              </w:rPr>
            </w:pPr>
          </w:p>
        </w:tc>
        <w:tc>
          <w:tcPr>
            <w:tcW w:w="5118" w:type="dxa"/>
          </w:tcPr>
          <w:p w14:paraId="65894074" w14:textId="77777777" w:rsidR="00722ED2" w:rsidRDefault="00722ED2" w:rsidP="00F77BF8">
            <w:pPr>
              <w:rPr>
                <w:color w:val="7030A0"/>
                <w:sz w:val="16"/>
                <w:szCs w:val="16"/>
              </w:rPr>
            </w:pPr>
            <w:r>
              <w:rPr>
                <w:sz w:val="16"/>
                <w:szCs w:val="16"/>
              </w:rPr>
              <w:t>Once all unions and intersections have been performed the result is in terms of active periods.</w:t>
            </w:r>
            <w:r>
              <w:rPr>
                <w:sz w:val="16"/>
                <w:szCs w:val="16"/>
              </w:rPr>
              <w:br/>
              <w:t>The number of iterations is the number of active periods that will be run.</w:t>
            </w:r>
          </w:p>
          <w:p w14:paraId="5D7A9E08" w14:textId="77777777" w:rsidR="00722ED2" w:rsidRDefault="00722ED2" w:rsidP="00F77BF8">
            <w:pPr>
              <w:rPr>
                <w:color w:val="7030A0"/>
                <w:sz w:val="16"/>
                <w:szCs w:val="16"/>
              </w:rPr>
            </w:pPr>
          </w:p>
          <w:p w14:paraId="440D930A" w14:textId="77777777" w:rsidR="00722ED2" w:rsidRDefault="00722ED2" w:rsidP="00F77BF8">
            <w:pPr>
              <w:rPr>
                <w:color w:val="7030A0"/>
                <w:sz w:val="16"/>
                <w:szCs w:val="16"/>
              </w:rPr>
            </w:pPr>
          </w:p>
        </w:tc>
      </w:tr>
      <w:tr w:rsidR="00722ED2" w14:paraId="1D1EF969" w14:textId="77777777" w:rsidTr="00F77BF8">
        <w:trPr>
          <w:cantSplit/>
          <w:tblHeader w:val="0"/>
        </w:trPr>
        <w:tc>
          <w:tcPr>
            <w:tcW w:w="2535" w:type="dxa"/>
          </w:tcPr>
          <w:p w14:paraId="3227EEB7" w14:textId="77777777" w:rsidR="00722ED2" w:rsidRPr="00DE56B2" w:rsidRDefault="00722ED2" w:rsidP="00F77BF8">
            <w:pPr>
              <w:rPr>
                <w:sz w:val="16"/>
                <w:szCs w:val="16"/>
              </w:rPr>
            </w:pPr>
            <w:r w:rsidRPr="00DE56B2">
              <w:rPr>
                <w:sz w:val="16"/>
                <w:szCs w:val="16"/>
              </w:rPr>
              <w:t>iterationDelay</w:t>
            </w:r>
          </w:p>
        </w:tc>
        <w:tc>
          <w:tcPr>
            <w:tcW w:w="1729" w:type="dxa"/>
          </w:tcPr>
          <w:p w14:paraId="40FDB8B9" w14:textId="77777777" w:rsidR="00722ED2" w:rsidRPr="00073611" w:rsidRDefault="00722ED2" w:rsidP="00F77BF8">
            <w:pPr>
              <w:rPr>
                <w:color w:val="7030A0"/>
                <w:sz w:val="16"/>
                <w:szCs w:val="16"/>
              </w:rPr>
            </w:pPr>
            <w:r>
              <w:rPr>
                <w:color w:val="7030A0"/>
                <w:sz w:val="16"/>
                <w:szCs w:val="16"/>
              </w:rPr>
              <w:t xml:space="preserve"> </w:t>
            </w:r>
            <w:r>
              <w:rPr>
                <w:sz w:val="16"/>
                <w:szCs w:val="16"/>
              </w:rPr>
              <w:t>Experimental</w:t>
            </w:r>
          </w:p>
          <w:p w14:paraId="60A46DAB" w14:textId="77777777" w:rsidR="00722ED2" w:rsidRDefault="00722ED2" w:rsidP="00F77BF8">
            <w:pPr>
              <w:contextualSpacing/>
              <w:rPr>
                <w:color w:val="7030A0"/>
                <w:sz w:val="16"/>
                <w:szCs w:val="16"/>
              </w:rPr>
            </w:pPr>
          </w:p>
        </w:tc>
        <w:tc>
          <w:tcPr>
            <w:tcW w:w="5118" w:type="dxa"/>
          </w:tcPr>
          <w:p w14:paraId="1F101882" w14:textId="77777777" w:rsidR="00722ED2" w:rsidRDefault="00722ED2" w:rsidP="00F77BF8">
            <w:pPr>
              <w:rPr>
                <w:color w:val="7030A0"/>
                <w:sz w:val="16"/>
                <w:szCs w:val="16"/>
              </w:rPr>
            </w:pPr>
            <w:r>
              <w:rPr>
                <w:sz w:val="16"/>
                <w:szCs w:val="16"/>
              </w:rPr>
              <w:t>Number of defined iterations of period that must occur prior to a period being considered active.</w:t>
            </w:r>
          </w:p>
          <w:p w14:paraId="4788EF78" w14:textId="77777777" w:rsidR="00722ED2" w:rsidRDefault="00722ED2" w:rsidP="00F77BF8">
            <w:pPr>
              <w:rPr>
                <w:color w:val="7030A0"/>
                <w:sz w:val="16"/>
                <w:szCs w:val="16"/>
              </w:rPr>
            </w:pPr>
          </w:p>
          <w:p w14:paraId="6B57A9EE" w14:textId="77777777" w:rsidR="00722ED2" w:rsidRDefault="00722ED2" w:rsidP="00F77BF8">
            <w:pPr>
              <w:rPr>
                <w:color w:val="7030A0"/>
                <w:sz w:val="16"/>
                <w:szCs w:val="16"/>
              </w:rPr>
            </w:pPr>
          </w:p>
        </w:tc>
      </w:tr>
    </w:tbl>
    <w:p w14:paraId="485304FD" w14:textId="77777777" w:rsidR="00722ED2" w:rsidRPr="004B1770" w:rsidRDefault="00722ED2" w:rsidP="00722ED2">
      <w:pPr>
        <w:rPr>
          <w:color w:val="7030A0"/>
        </w:rPr>
      </w:pPr>
    </w:p>
    <w:p w14:paraId="33F34191" w14:textId="77777777" w:rsidR="00722ED2" w:rsidRDefault="00722ED2" w:rsidP="00722ED2">
      <w:pPr>
        <w:spacing w:after="0"/>
        <w:rPr>
          <w:color w:val="7030A0"/>
        </w:rPr>
      </w:pPr>
    </w:p>
    <w:p w14:paraId="1627217C" w14:textId="77777777" w:rsidR="00422A0D" w:rsidRPr="00D0398B" w:rsidRDefault="00422A0D" w:rsidP="00422A0D">
      <w:pPr>
        <w:pStyle w:val="Heading3"/>
      </w:pPr>
      <w:r>
        <w:t>ParticularDateTimePerPeriodIntersectionTe</w:t>
      </w:r>
    </w:p>
    <w:p w14:paraId="763C424C" w14:textId="77777777" w:rsidR="00722ED2" w:rsidRDefault="00722ED2" w:rsidP="00722ED2">
      <w:pPr>
        <w:rPr>
          <w:color w:val="7030A0"/>
        </w:rPr>
      </w:pPr>
      <w:r>
        <w:t>Qualified Name: TemporalExpression::Model::ParticularDateTimePerPeriodIntersectionTe</w:t>
      </w:r>
    </w:p>
    <w:p w14:paraId="00C85CEB" w14:textId="77777777" w:rsidR="00722ED2" w:rsidRPr="00AF4D36" w:rsidRDefault="00722ED2" w:rsidP="00722ED2">
      <w:pPr>
        <w:spacing w:after="0"/>
        <w:rPr>
          <w:color w:val="7030A0"/>
          <w:szCs w:val="24"/>
        </w:rPr>
      </w:pPr>
      <w:r w:rsidRPr="00AF4D36">
        <w:rPr>
          <w:szCs w:val="24"/>
        </w:rPr>
        <w:t>Defines the period(s) of activity in a year.</w:t>
      </w:r>
    </w:p>
    <w:p w14:paraId="21A147DD" w14:textId="77777777" w:rsidR="00722ED2" w:rsidRDefault="00722ED2" w:rsidP="00722ED2">
      <w:pPr>
        <w:rPr>
          <w:color w:val="7030A0"/>
        </w:rPr>
      </w:pPr>
      <w:r>
        <w:t>This class is AggLeaf.</w:t>
      </w:r>
    </w:p>
    <w:p w14:paraId="434EAE5F" w14:textId="77777777" w:rsidR="00722ED2" w:rsidRDefault="00722ED2" w:rsidP="00722ED2">
      <w:pPr>
        <w:rPr>
          <w:color w:val="7030A0"/>
        </w:rPr>
      </w:pPr>
      <w:r>
        <w:t>This class is Experimental.</w:t>
      </w:r>
    </w:p>
    <w:p w14:paraId="3C84439F" w14:textId="77777777" w:rsidR="00722ED2" w:rsidRPr="003F0E3A" w:rsidRDefault="00722ED2" w:rsidP="00722ED2">
      <w:pPr>
        <w:pStyle w:val="Caption"/>
        <w:keepNext/>
      </w:pPr>
      <w:r w:rsidRPr="00484CAE">
        <w:lastRenderedPageBreak/>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w:t>
      </w:r>
      <w:r>
        <w:rPr>
          <w:rFonts w:hint="eastAsia"/>
        </w:rPr>
        <w:t xml:space="preserve"> Attributes</w:t>
      </w:r>
      <w:r w:rsidRPr="00484CAE">
        <w:t xml:space="preserve"> </w:t>
      </w:r>
      <w:r>
        <w:t>for ParticularDateTimePerPeriodIntersectionTe</w:t>
      </w:r>
    </w:p>
    <w:tbl>
      <w:tblPr>
        <w:tblStyle w:val="TableGrid"/>
        <w:tblW w:w="0" w:type="auto"/>
        <w:tblLayout w:type="fixed"/>
        <w:tblLook w:val="04A0" w:firstRow="1" w:lastRow="0" w:firstColumn="1" w:lastColumn="0" w:noHBand="0" w:noVBand="1"/>
      </w:tblPr>
      <w:tblGrid>
        <w:gridCol w:w="2538"/>
        <w:gridCol w:w="1729"/>
        <w:gridCol w:w="5118"/>
      </w:tblGrid>
      <w:tr w:rsidR="00722ED2" w:rsidRPr="00D329F2" w14:paraId="28C2FFCA" w14:textId="77777777" w:rsidTr="00F77BF8">
        <w:trPr>
          <w:cantSplit/>
        </w:trPr>
        <w:tc>
          <w:tcPr>
            <w:tcW w:w="2538" w:type="dxa"/>
          </w:tcPr>
          <w:p w14:paraId="39230979" w14:textId="77777777" w:rsidR="00722ED2" w:rsidRPr="00ED52CB" w:rsidRDefault="00722ED2" w:rsidP="00F77BF8">
            <w:pPr>
              <w:rPr>
                <w:rFonts w:cs="Times New Roman"/>
                <w:b/>
                <w:sz w:val="16"/>
              </w:rPr>
            </w:pPr>
            <w:r w:rsidRPr="00ED52CB">
              <w:rPr>
                <w:rFonts w:cs="Times New Roman"/>
                <w:b/>
                <w:sz w:val="16"/>
              </w:rPr>
              <w:t>Attribute Name</w:t>
            </w:r>
          </w:p>
        </w:tc>
        <w:tc>
          <w:tcPr>
            <w:tcW w:w="1726" w:type="dxa"/>
          </w:tcPr>
          <w:p w14:paraId="102F3137" w14:textId="77777777" w:rsidR="00722ED2" w:rsidRPr="00ED52CB" w:rsidRDefault="00722ED2" w:rsidP="00F77BF8">
            <w:pPr>
              <w:rPr>
                <w:rFonts w:cs="Times New Roman"/>
                <w:b/>
                <w:sz w:val="16"/>
              </w:rPr>
            </w:pPr>
            <w:r>
              <w:rPr>
                <w:rFonts w:cs="Times New Roman"/>
                <w:b/>
                <w:sz w:val="16"/>
              </w:rPr>
              <w:t>Lifecycle Stereotype (empty = Mature)</w:t>
            </w:r>
          </w:p>
        </w:tc>
        <w:tc>
          <w:tcPr>
            <w:tcW w:w="5118" w:type="dxa"/>
          </w:tcPr>
          <w:p w14:paraId="7D7FBEAD" w14:textId="77777777" w:rsidR="00722ED2" w:rsidRPr="00ED52CB" w:rsidRDefault="00722ED2" w:rsidP="00F77BF8">
            <w:pPr>
              <w:rPr>
                <w:rFonts w:cs="Times New Roman"/>
                <w:b/>
                <w:sz w:val="16"/>
              </w:rPr>
            </w:pPr>
            <w:r w:rsidRPr="00ED52CB">
              <w:rPr>
                <w:rFonts w:cs="Times New Roman"/>
                <w:b/>
                <w:sz w:val="16"/>
              </w:rPr>
              <w:t>Description</w:t>
            </w:r>
          </w:p>
        </w:tc>
      </w:tr>
      <w:tr w:rsidR="00722ED2" w14:paraId="26798956" w14:textId="77777777" w:rsidTr="00F77BF8">
        <w:trPr>
          <w:cantSplit/>
          <w:tblHeader w:val="0"/>
        </w:trPr>
        <w:tc>
          <w:tcPr>
            <w:tcW w:w="2535" w:type="dxa"/>
          </w:tcPr>
          <w:p w14:paraId="5BDBB57C" w14:textId="77777777" w:rsidR="00722ED2" w:rsidRPr="00DE56B2" w:rsidRDefault="00722ED2" w:rsidP="00F77BF8">
            <w:pPr>
              <w:rPr>
                <w:sz w:val="16"/>
                <w:szCs w:val="16"/>
              </w:rPr>
            </w:pPr>
            <w:r w:rsidRPr="00DE56B2">
              <w:rPr>
                <w:sz w:val="16"/>
                <w:szCs w:val="16"/>
              </w:rPr>
              <w:t>sameDatesPerYearUnion</w:t>
            </w:r>
          </w:p>
        </w:tc>
        <w:tc>
          <w:tcPr>
            <w:tcW w:w="1729" w:type="dxa"/>
          </w:tcPr>
          <w:p w14:paraId="16CE2C5E" w14:textId="77777777" w:rsidR="00722ED2" w:rsidRPr="00073611" w:rsidRDefault="00722ED2" w:rsidP="00F77BF8">
            <w:pPr>
              <w:rPr>
                <w:color w:val="7030A0"/>
                <w:sz w:val="16"/>
                <w:szCs w:val="16"/>
              </w:rPr>
            </w:pPr>
            <w:r>
              <w:rPr>
                <w:color w:val="7030A0"/>
                <w:sz w:val="16"/>
                <w:szCs w:val="16"/>
              </w:rPr>
              <w:t xml:space="preserve"> </w:t>
            </w:r>
            <w:r>
              <w:rPr>
                <w:sz w:val="16"/>
                <w:szCs w:val="16"/>
              </w:rPr>
              <w:t>Experimental</w:t>
            </w:r>
          </w:p>
          <w:p w14:paraId="7E88CF36" w14:textId="77777777" w:rsidR="00722ED2" w:rsidRDefault="00722ED2" w:rsidP="00F77BF8">
            <w:pPr>
              <w:contextualSpacing/>
              <w:rPr>
                <w:color w:val="7030A0"/>
                <w:sz w:val="16"/>
                <w:szCs w:val="16"/>
              </w:rPr>
            </w:pPr>
          </w:p>
        </w:tc>
        <w:tc>
          <w:tcPr>
            <w:tcW w:w="5118" w:type="dxa"/>
          </w:tcPr>
          <w:p w14:paraId="61824C3E" w14:textId="77777777" w:rsidR="00722ED2" w:rsidRDefault="00722ED2" w:rsidP="00F77BF8">
            <w:pPr>
              <w:rPr>
                <w:color w:val="7030A0"/>
                <w:sz w:val="16"/>
                <w:szCs w:val="16"/>
              </w:rPr>
            </w:pPr>
            <w:r>
              <w:rPr>
                <w:sz w:val="16"/>
                <w:szCs w:val="16"/>
              </w:rPr>
              <w:t>Defines a period of activity in a year.</w:t>
            </w:r>
            <w:r>
              <w:rPr>
                <w:sz w:val="16"/>
                <w:szCs w:val="16"/>
              </w:rPr>
              <w:br/>
              <w:t>Is the union of all listed periods.</w:t>
            </w:r>
          </w:p>
          <w:p w14:paraId="5EB3C9A7" w14:textId="77777777" w:rsidR="00722ED2" w:rsidRDefault="00722ED2" w:rsidP="00F77BF8">
            <w:pPr>
              <w:rPr>
                <w:color w:val="7030A0"/>
                <w:sz w:val="16"/>
                <w:szCs w:val="16"/>
              </w:rPr>
            </w:pPr>
          </w:p>
          <w:p w14:paraId="324BF16C" w14:textId="77777777" w:rsidR="00722ED2" w:rsidRDefault="00722ED2" w:rsidP="00F77BF8">
            <w:pPr>
              <w:rPr>
                <w:color w:val="7030A0"/>
                <w:sz w:val="16"/>
                <w:szCs w:val="16"/>
              </w:rPr>
            </w:pPr>
          </w:p>
        </w:tc>
      </w:tr>
      <w:tr w:rsidR="00722ED2" w14:paraId="382F8F55" w14:textId="77777777" w:rsidTr="00F77BF8">
        <w:trPr>
          <w:cantSplit/>
          <w:tblHeader w:val="0"/>
        </w:trPr>
        <w:tc>
          <w:tcPr>
            <w:tcW w:w="2535" w:type="dxa"/>
          </w:tcPr>
          <w:p w14:paraId="1F967E90" w14:textId="77777777" w:rsidR="00722ED2" w:rsidRPr="00DE56B2" w:rsidRDefault="00722ED2" w:rsidP="00F77BF8">
            <w:pPr>
              <w:rPr>
                <w:sz w:val="16"/>
                <w:szCs w:val="16"/>
              </w:rPr>
            </w:pPr>
            <w:r w:rsidRPr="00DE56B2">
              <w:rPr>
                <w:sz w:val="16"/>
                <w:szCs w:val="16"/>
              </w:rPr>
              <w:t>description</w:t>
            </w:r>
          </w:p>
        </w:tc>
        <w:tc>
          <w:tcPr>
            <w:tcW w:w="1729" w:type="dxa"/>
          </w:tcPr>
          <w:p w14:paraId="6B821760" w14:textId="77777777" w:rsidR="00722ED2" w:rsidRPr="00073611" w:rsidRDefault="00722ED2" w:rsidP="00F77BF8">
            <w:pPr>
              <w:rPr>
                <w:color w:val="7030A0"/>
                <w:sz w:val="16"/>
                <w:szCs w:val="16"/>
              </w:rPr>
            </w:pPr>
            <w:r>
              <w:rPr>
                <w:color w:val="7030A0"/>
                <w:sz w:val="16"/>
                <w:szCs w:val="16"/>
              </w:rPr>
              <w:t xml:space="preserve"> </w:t>
            </w:r>
            <w:r>
              <w:rPr>
                <w:sz w:val="16"/>
                <w:szCs w:val="16"/>
              </w:rPr>
              <w:t>Experimental</w:t>
            </w:r>
          </w:p>
          <w:p w14:paraId="78C7BF7F" w14:textId="77777777" w:rsidR="00722ED2" w:rsidRDefault="00722ED2" w:rsidP="00F77BF8">
            <w:pPr>
              <w:contextualSpacing/>
              <w:rPr>
                <w:color w:val="7030A0"/>
                <w:sz w:val="16"/>
                <w:szCs w:val="16"/>
              </w:rPr>
            </w:pPr>
          </w:p>
        </w:tc>
        <w:tc>
          <w:tcPr>
            <w:tcW w:w="5118" w:type="dxa"/>
          </w:tcPr>
          <w:p w14:paraId="220A74A2" w14:textId="77777777" w:rsidR="00722ED2" w:rsidRDefault="00722ED2" w:rsidP="00F77BF8">
            <w:pPr>
              <w:rPr>
                <w:color w:val="7030A0"/>
                <w:sz w:val="16"/>
                <w:szCs w:val="16"/>
              </w:rPr>
            </w:pPr>
            <w:r>
              <w:rPr>
                <w:sz w:val="16"/>
                <w:szCs w:val="16"/>
              </w:rPr>
              <w:t>States the purpose of the period.</w:t>
            </w:r>
          </w:p>
          <w:p w14:paraId="06292A52" w14:textId="77777777" w:rsidR="00722ED2" w:rsidRDefault="00722ED2" w:rsidP="00F77BF8">
            <w:pPr>
              <w:rPr>
                <w:color w:val="7030A0"/>
                <w:sz w:val="16"/>
                <w:szCs w:val="16"/>
              </w:rPr>
            </w:pPr>
          </w:p>
          <w:p w14:paraId="7449397E" w14:textId="77777777" w:rsidR="00722ED2" w:rsidRDefault="00722ED2" w:rsidP="00F77BF8">
            <w:pPr>
              <w:rPr>
                <w:color w:val="7030A0"/>
                <w:sz w:val="16"/>
                <w:szCs w:val="16"/>
              </w:rPr>
            </w:pPr>
          </w:p>
        </w:tc>
      </w:tr>
    </w:tbl>
    <w:p w14:paraId="139A93C3" w14:textId="77777777" w:rsidR="00722ED2" w:rsidRPr="004B1770" w:rsidRDefault="00722ED2" w:rsidP="00722ED2">
      <w:pPr>
        <w:rPr>
          <w:color w:val="7030A0"/>
        </w:rPr>
      </w:pPr>
    </w:p>
    <w:p w14:paraId="2C235830" w14:textId="77777777" w:rsidR="00722ED2" w:rsidRDefault="00722ED2" w:rsidP="00722ED2">
      <w:pPr>
        <w:spacing w:after="0"/>
        <w:rPr>
          <w:color w:val="7030A0"/>
        </w:rPr>
      </w:pPr>
    </w:p>
    <w:p w14:paraId="62FAF3B1" w14:textId="77777777" w:rsidR="00422A0D" w:rsidRPr="00D0398B" w:rsidRDefault="00422A0D" w:rsidP="00422A0D">
      <w:pPr>
        <w:pStyle w:val="Heading3"/>
      </w:pPr>
      <w:r>
        <w:t>PhasedPeriodIntersectionTe</w:t>
      </w:r>
    </w:p>
    <w:p w14:paraId="5063A75D" w14:textId="77777777" w:rsidR="00722ED2" w:rsidRDefault="00722ED2" w:rsidP="00722ED2">
      <w:pPr>
        <w:rPr>
          <w:color w:val="7030A0"/>
        </w:rPr>
      </w:pPr>
      <w:r>
        <w:t>Qualified Name: TemporalExpression::Model::PhasedPeriodIntersectionTe</w:t>
      </w:r>
    </w:p>
    <w:p w14:paraId="1A18815D" w14:textId="283A2262" w:rsidR="00722ED2" w:rsidRPr="00AF4D36" w:rsidRDefault="00722ED2" w:rsidP="00722ED2">
      <w:pPr>
        <w:spacing w:after="0"/>
        <w:rPr>
          <w:color w:val="7030A0"/>
          <w:szCs w:val="24"/>
        </w:rPr>
      </w:pPr>
      <w:r w:rsidRPr="00AF4D36">
        <w:rPr>
          <w:szCs w:val="24"/>
        </w:rPr>
        <w:t>Applied from the beginning of each continuous period. The continuous period is defined by period, daysOfWeek, periodInDay, DayInMonth and RangeEachYear.</w:t>
      </w:r>
      <w:r w:rsidRPr="00AF4D36">
        <w:rPr>
          <w:szCs w:val="24"/>
        </w:rPr>
        <w:br/>
        <w:t>Phasing starts at the beginning of the continuous period for the stated duration then repeated after phasing value from the beginning of the previous phasing.</w:t>
      </w:r>
      <w:r w:rsidRPr="00AF4D36">
        <w:rPr>
          <w:szCs w:val="24"/>
        </w:rPr>
        <w:br/>
        <w:t>If there are no phasing statement then the active period is the whole of the continuous period (every hour of every day of every week of every year, duration 60 minutes).</w:t>
      </w:r>
      <w:r w:rsidRPr="00AF4D36">
        <w:rPr>
          <w:szCs w:val="24"/>
        </w:rPr>
        <w:br/>
        <w:t xml:space="preserve">If no continuous period statement then phasing </w:t>
      </w:r>
      <w:del w:id="54" w:author="Malcolm Betts" w:date="2023-10-12T12:26:00Z">
        <w:r w:rsidRPr="00AF4D36" w:rsidDel="00C34584">
          <w:rPr>
            <w:szCs w:val="24"/>
          </w:rPr>
          <w:delText xml:space="preserve">is relative until </w:delText>
        </w:r>
      </w:del>
      <w:r w:rsidRPr="00AF4D36">
        <w:rPr>
          <w:szCs w:val="24"/>
        </w:rPr>
        <w:t>applies to a specific period by intersection where the intersection is defined as starting at the beginning of the period of the other intersecting element(s).</w:t>
      </w:r>
      <w:r w:rsidRPr="00AF4D36">
        <w:rPr>
          <w:szCs w:val="24"/>
        </w:rPr>
        <w:br/>
        <w:t>The phasings can be accumulated (essentially formed by an intersection of the properties).</w:t>
      </w:r>
      <w:r w:rsidRPr="00AF4D36">
        <w:rPr>
          <w:szCs w:val="24"/>
        </w:rPr>
        <w:br/>
        <w:t>For example:</w:t>
      </w:r>
      <w:r w:rsidRPr="00AF4D36">
        <w:rPr>
          <w:szCs w:val="24"/>
        </w:rPr>
        <w:br/>
        <w:t>- hourPhasing of 0.5 and dayPhasing of 2.0 and duration of 15 minutes means 15 minutes for every 30 minutes for a whole day every other day.</w:t>
      </w:r>
      <w:r w:rsidRPr="00AF4D36">
        <w:rPr>
          <w:szCs w:val="24"/>
        </w:rPr>
        <w:br/>
        <w:t>- hourPhasing of 0.5 and dayPhasing of 2.5 and duratoin of 15 minutes mean</w:t>
      </w:r>
      <w:ins w:id="55" w:author="Malcolm Betts" w:date="2023-10-12T12:27:00Z">
        <w:r w:rsidR="00C34584">
          <w:rPr>
            <w:szCs w:val="24"/>
          </w:rPr>
          <w:t>s</w:t>
        </w:r>
      </w:ins>
      <w:del w:id="56" w:author="Malcolm Betts" w:date="2023-10-12T12:27:00Z">
        <w:r w:rsidRPr="00AF4D36" w:rsidDel="00C34584">
          <w:rPr>
            <w:szCs w:val="24"/>
          </w:rPr>
          <w:delText>d</w:delText>
        </w:r>
      </w:del>
      <w:r w:rsidRPr="00AF4D36">
        <w:rPr>
          <w:szCs w:val="24"/>
        </w:rPr>
        <w:t xml:space="preserve"> 15 minutes for every 30 minutes for a whole day then the same for a day starting a day and a half after the end of the first period.</w:t>
      </w:r>
    </w:p>
    <w:p w14:paraId="392799D0" w14:textId="77777777" w:rsidR="00722ED2" w:rsidRDefault="00722ED2" w:rsidP="00722ED2">
      <w:pPr>
        <w:rPr>
          <w:color w:val="7030A0"/>
        </w:rPr>
      </w:pPr>
      <w:r>
        <w:t>This class is AggLeaf.</w:t>
      </w:r>
    </w:p>
    <w:p w14:paraId="3F448FE9" w14:textId="77777777" w:rsidR="00722ED2" w:rsidRDefault="00722ED2" w:rsidP="00722ED2">
      <w:pPr>
        <w:rPr>
          <w:color w:val="7030A0"/>
        </w:rPr>
      </w:pPr>
      <w:r>
        <w:t>This class is Experimental.</w:t>
      </w:r>
    </w:p>
    <w:p w14:paraId="4451C532" w14:textId="77777777" w:rsidR="00722ED2" w:rsidRPr="003F0E3A" w:rsidRDefault="00722ED2" w:rsidP="00722ED2">
      <w:pPr>
        <w:pStyle w:val="Caption"/>
        <w:keepNext/>
      </w:pPr>
      <w:r w:rsidRPr="00484CAE">
        <w:lastRenderedPageBreak/>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w:t>
      </w:r>
      <w:r>
        <w:rPr>
          <w:rFonts w:hint="eastAsia"/>
        </w:rPr>
        <w:t xml:space="preserve"> Attributes</w:t>
      </w:r>
      <w:r w:rsidRPr="00484CAE">
        <w:t xml:space="preserve"> </w:t>
      </w:r>
      <w:r>
        <w:t>for PhasedPeriodIntersectionTe</w:t>
      </w:r>
    </w:p>
    <w:tbl>
      <w:tblPr>
        <w:tblStyle w:val="TableGrid"/>
        <w:tblW w:w="0" w:type="auto"/>
        <w:tblLayout w:type="fixed"/>
        <w:tblLook w:val="04A0" w:firstRow="1" w:lastRow="0" w:firstColumn="1" w:lastColumn="0" w:noHBand="0" w:noVBand="1"/>
      </w:tblPr>
      <w:tblGrid>
        <w:gridCol w:w="2538"/>
        <w:gridCol w:w="1729"/>
        <w:gridCol w:w="5118"/>
      </w:tblGrid>
      <w:tr w:rsidR="00722ED2" w:rsidRPr="00D329F2" w14:paraId="5257F388" w14:textId="77777777" w:rsidTr="00F77BF8">
        <w:trPr>
          <w:cantSplit/>
        </w:trPr>
        <w:tc>
          <w:tcPr>
            <w:tcW w:w="2538" w:type="dxa"/>
          </w:tcPr>
          <w:p w14:paraId="1006EA0E" w14:textId="77777777" w:rsidR="00722ED2" w:rsidRPr="00ED52CB" w:rsidRDefault="00722ED2" w:rsidP="00F77BF8">
            <w:pPr>
              <w:rPr>
                <w:rFonts w:cs="Times New Roman"/>
                <w:b/>
                <w:sz w:val="16"/>
              </w:rPr>
            </w:pPr>
            <w:r w:rsidRPr="00ED52CB">
              <w:rPr>
                <w:rFonts w:cs="Times New Roman"/>
                <w:b/>
                <w:sz w:val="16"/>
              </w:rPr>
              <w:t>Attribute Name</w:t>
            </w:r>
          </w:p>
        </w:tc>
        <w:tc>
          <w:tcPr>
            <w:tcW w:w="1726" w:type="dxa"/>
          </w:tcPr>
          <w:p w14:paraId="744DDB39" w14:textId="77777777" w:rsidR="00722ED2" w:rsidRPr="00ED52CB" w:rsidRDefault="00722ED2" w:rsidP="00F77BF8">
            <w:pPr>
              <w:rPr>
                <w:rFonts w:cs="Times New Roman"/>
                <w:b/>
                <w:sz w:val="16"/>
              </w:rPr>
            </w:pPr>
            <w:r>
              <w:rPr>
                <w:rFonts w:cs="Times New Roman"/>
                <w:b/>
                <w:sz w:val="16"/>
              </w:rPr>
              <w:t>Lifecycle Stereotype (empty = Mature)</w:t>
            </w:r>
          </w:p>
        </w:tc>
        <w:tc>
          <w:tcPr>
            <w:tcW w:w="5118" w:type="dxa"/>
          </w:tcPr>
          <w:p w14:paraId="69E00620" w14:textId="77777777" w:rsidR="00722ED2" w:rsidRPr="00ED52CB" w:rsidRDefault="00722ED2" w:rsidP="00F77BF8">
            <w:pPr>
              <w:rPr>
                <w:rFonts w:cs="Times New Roman"/>
                <w:b/>
                <w:sz w:val="16"/>
              </w:rPr>
            </w:pPr>
            <w:r w:rsidRPr="00ED52CB">
              <w:rPr>
                <w:rFonts w:cs="Times New Roman"/>
                <w:b/>
                <w:sz w:val="16"/>
              </w:rPr>
              <w:t>Description</w:t>
            </w:r>
          </w:p>
        </w:tc>
      </w:tr>
      <w:tr w:rsidR="00722ED2" w14:paraId="6C61C425" w14:textId="77777777" w:rsidTr="00F77BF8">
        <w:trPr>
          <w:cantSplit/>
          <w:tblHeader w:val="0"/>
        </w:trPr>
        <w:tc>
          <w:tcPr>
            <w:tcW w:w="2535" w:type="dxa"/>
          </w:tcPr>
          <w:p w14:paraId="1326968E" w14:textId="77777777" w:rsidR="00722ED2" w:rsidRPr="00DE56B2" w:rsidRDefault="00722ED2" w:rsidP="00F77BF8">
            <w:pPr>
              <w:rPr>
                <w:sz w:val="16"/>
                <w:szCs w:val="16"/>
              </w:rPr>
            </w:pPr>
            <w:r w:rsidRPr="00DE56B2">
              <w:rPr>
                <w:sz w:val="16"/>
                <w:szCs w:val="16"/>
              </w:rPr>
              <w:t>hourPhasing</w:t>
            </w:r>
          </w:p>
        </w:tc>
        <w:tc>
          <w:tcPr>
            <w:tcW w:w="1729" w:type="dxa"/>
          </w:tcPr>
          <w:p w14:paraId="4A6A7983" w14:textId="77777777" w:rsidR="00722ED2" w:rsidRPr="00073611" w:rsidRDefault="00722ED2" w:rsidP="00F77BF8">
            <w:pPr>
              <w:rPr>
                <w:color w:val="7030A0"/>
                <w:sz w:val="16"/>
                <w:szCs w:val="16"/>
              </w:rPr>
            </w:pPr>
            <w:r>
              <w:rPr>
                <w:color w:val="7030A0"/>
                <w:sz w:val="16"/>
                <w:szCs w:val="16"/>
              </w:rPr>
              <w:t xml:space="preserve"> </w:t>
            </w:r>
            <w:r>
              <w:rPr>
                <w:sz w:val="16"/>
                <w:szCs w:val="16"/>
              </w:rPr>
              <w:t>Experimental</w:t>
            </w:r>
          </w:p>
          <w:p w14:paraId="71C46BB5" w14:textId="77777777" w:rsidR="00722ED2" w:rsidRDefault="00722ED2" w:rsidP="00F77BF8">
            <w:pPr>
              <w:contextualSpacing/>
              <w:rPr>
                <w:color w:val="7030A0"/>
                <w:sz w:val="16"/>
                <w:szCs w:val="16"/>
              </w:rPr>
            </w:pPr>
          </w:p>
        </w:tc>
        <w:tc>
          <w:tcPr>
            <w:tcW w:w="5118" w:type="dxa"/>
          </w:tcPr>
          <w:p w14:paraId="1764E5C8" w14:textId="733353D1" w:rsidR="00722ED2" w:rsidRDefault="00722ED2" w:rsidP="00F77BF8">
            <w:pPr>
              <w:rPr>
                <w:color w:val="7030A0"/>
                <w:sz w:val="16"/>
                <w:szCs w:val="16"/>
              </w:rPr>
            </w:pPr>
            <w:r>
              <w:rPr>
                <w:sz w:val="16"/>
                <w:szCs w:val="16"/>
              </w:rPr>
              <w:t>Phasing starts at the beginning of the continuous period for the stated duration then repeated after hourPhasing hours from the beginning of the previous phasing.</w:t>
            </w:r>
            <w:r>
              <w:rPr>
                <w:sz w:val="16"/>
                <w:szCs w:val="16"/>
              </w:rPr>
              <w:br/>
              <w:t>A value of 1.0 means every hour.</w:t>
            </w:r>
            <w:r>
              <w:rPr>
                <w:sz w:val="16"/>
                <w:szCs w:val="16"/>
              </w:rPr>
              <w:br/>
              <w:t>For example if the continuous period starts at 15:03 on a particular day, the duration is 90 minutes and the hourPhasing is 2.5, then</w:t>
            </w:r>
            <w:r>
              <w:rPr>
                <w:sz w:val="16"/>
                <w:szCs w:val="16"/>
              </w:rPr>
              <w:br/>
              <w:t xml:space="preserve">- the first phase period will start at 15:03 and </w:t>
            </w:r>
            <w:ins w:id="57" w:author="Malcolm Betts" w:date="2023-10-12T12:28:00Z">
              <w:r w:rsidR="00C34584">
                <w:rPr>
                  <w:sz w:val="16"/>
                  <w:szCs w:val="16"/>
                </w:rPr>
                <w:t xml:space="preserve">will </w:t>
              </w:r>
            </w:ins>
            <w:r>
              <w:rPr>
                <w:sz w:val="16"/>
                <w:szCs w:val="16"/>
              </w:rPr>
              <w:t>last to 16:33</w:t>
            </w:r>
            <w:r>
              <w:rPr>
                <w:sz w:val="16"/>
                <w:szCs w:val="16"/>
              </w:rPr>
              <w:br/>
              <w:t>- the second phase period will start at 17:33 and will last to 19:03</w:t>
            </w:r>
            <w:r>
              <w:rPr>
                <w:sz w:val="16"/>
                <w:szCs w:val="16"/>
              </w:rPr>
              <w:br/>
              <w:t>- the third phase period will start at 20:03 an</w:t>
            </w:r>
            <w:ins w:id="58" w:author="Malcolm Betts" w:date="2023-10-12T12:28:00Z">
              <w:r w:rsidR="00C34584">
                <w:rPr>
                  <w:sz w:val="16"/>
                  <w:szCs w:val="16"/>
                </w:rPr>
                <w:t>d will</w:t>
              </w:r>
            </w:ins>
            <w:r>
              <w:rPr>
                <w:sz w:val="16"/>
                <w:szCs w:val="16"/>
              </w:rPr>
              <w:t xml:space="preserve"> last to 21:33</w:t>
            </w:r>
            <w:r>
              <w:rPr>
                <w:sz w:val="16"/>
                <w:szCs w:val="16"/>
              </w:rPr>
              <w:br/>
              <w:t>- etc.</w:t>
            </w:r>
            <w:r>
              <w:rPr>
                <w:sz w:val="16"/>
                <w:szCs w:val="16"/>
              </w:rPr>
              <w:br/>
              <w:t>until the end of the continuous period.</w:t>
            </w:r>
          </w:p>
          <w:p w14:paraId="14CFFA35" w14:textId="77777777" w:rsidR="00722ED2" w:rsidRDefault="00722ED2" w:rsidP="00F77BF8">
            <w:pPr>
              <w:rPr>
                <w:color w:val="7030A0"/>
                <w:sz w:val="16"/>
                <w:szCs w:val="16"/>
              </w:rPr>
            </w:pPr>
          </w:p>
          <w:p w14:paraId="09BE80D9" w14:textId="77777777" w:rsidR="00722ED2" w:rsidRDefault="00722ED2" w:rsidP="00F77BF8">
            <w:pPr>
              <w:rPr>
                <w:color w:val="7030A0"/>
                <w:sz w:val="16"/>
                <w:szCs w:val="16"/>
              </w:rPr>
            </w:pPr>
          </w:p>
        </w:tc>
      </w:tr>
      <w:tr w:rsidR="00722ED2" w14:paraId="6B2F11E2" w14:textId="77777777" w:rsidTr="00F77BF8">
        <w:trPr>
          <w:cantSplit/>
          <w:tblHeader w:val="0"/>
        </w:trPr>
        <w:tc>
          <w:tcPr>
            <w:tcW w:w="2535" w:type="dxa"/>
          </w:tcPr>
          <w:p w14:paraId="7DAEABEF" w14:textId="77777777" w:rsidR="00722ED2" w:rsidRPr="00DE56B2" w:rsidRDefault="00722ED2" w:rsidP="00F77BF8">
            <w:pPr>
              <w:rPr>
                <w:sz w:val="16"/>
                <w:szCs w:val="16"/>
              </w:rPr>
            </w:pPr>
            <w:r w:rsidRPr="00DE56B2">
              <w:rPr>
                <w:sz w:val="16"/>
                <w:szCs w:val="16"/>
              </w:rPr>
              <w:t>dayPhasing</w:t>
            </w:r>
          </w:p>
        </w:tc>
        <w:tc>
          <w:tcPr>
            <w:tcW w:w="1729" w:type="dxa"/>
          </w:tcPr>
          <w:p w14:paraId="3106F0A1" w14:textId="77777777" w:rsidR="00722ED2" w:rsidRPr="00073611" w:rsidRDefault="00722ED2" w:rsidP="00F77BF8">
            <w:pPr>
              <w:rPr>
                <w:color w:val="7030A0"/>
                <w:sz w:val="16"/>
                <w:szCs w:val="16"/>
              </w:rPr>
            </w:pPr>
            <w:r>
              <w:rPr>
                <w:color w:val="7030A0"/>
                <w:sz w:val="16"/>
                <w:szCs w:val="16"/>
              </w:rPr>
              <w:t xml:space="preserve"> </w:t>
            </w:r>
            <w:r>
              <w:rPr>
                <w:sz w:val="16"/>
                <w:szCs w:val="16"/>
              </w:rPr>
              <w:t>Experimental</w:t>
            </w:r>
          </w:p>
          <w:p w14:paraId="724A0D41" w14:textId="77777777" w:rsidR="00722ED2" w:rsidRDefault="00722ED2" w:rsidP="00F77BF8">
            <w:pPr>
              <w:contextualSpacing/>
              <w:rPr>
                <w:color w:val="7030A0"/>
                <w:sz w:val="16"/>
                <w:szCs w:val="16"/>
              </w:rPr>
            </w:pPr>
          </w:p>
        </w:tc>
        <w:tc>
          <w:tcPr>
            <w:tcW w:w="5118" w:type="dxa"/>
          </w:tcPr>
          <w:p w14:paraId="1DEB5C5E" w14:textId="0C70BA3C" w:rsidR="00722ED2" w:rsidRDefault="00722ED2" w:rsidP="00F77BF8">
            <w:pPr>
              <w:rPr>
                <w:color w:val="7030A0"/>
                <w:sz w:val="16"/>
                <w:szCs w:val="16"/>
              </w:rPr>
            </w:pPr>
            <w:r>
              <w:rPr>
                <w:sz w:val="16"/>
                <w:szCs w:val="16"/>
              </w:rPr>
              <w:t>Phasing starts at the beginning of the continuous period for the stated duration then repeated after dayPhasing days from the beginning of the previous phasing.</w:t>
            </w:r>
            <w:r>
              <w:rPr>
                <w:sz w:val="16"/>
                <w:szCs w:val="16"/>
              </w:rPr>
              <w:br/>
              <w:t>A value of 1.0 means every day.</w:t>
            </w:r>
            <w:r>
              <w:rPr>
                <w:sz w:val="16"/>
                <w:szCs w:val="16"/>
              </w:rPr>
              <w:br/>
              <w:t>For example if the continuous period starts at 15:03 on a particular day which happens to be a Monday, the duration is 90 minutes and the dayPhasing is 2.5, then</w:t>
            </w:r>
            <w:r>
              <w:rPr>
                <w:sz w:val="16"/>
                <w:szCs w:val="16"/>
              </w:rPr>
              <w:br/>
              <w:t xml:space="preserve">- the first phase period will start at 15:03 and </w:t>
            </w:r>
            <w:ins w:id="59" w:author="Malcolm Betts" w:date="2023-10-12T12:29:00Z">
              <w:r w:rsidR="00C34584">
                <w:rPr>
                  <w:sz w:val="16"/>
                  <w:szCs w:val="16"/>
                </w:rPr>
                <w:t xml:space="preserve">will </w:t>
              </w:r>
            </w:ins>
            <w:r>
              <w:rPr>
                <w:sz w:val="16"/>
                <w:szCs w:val="16"/>
              </w:rPr>
              <w:t>last to 16:33 on that Monday</w:t>
            </w:r>
            <w:r>
              <w:rPr>
                <w:sz w:val="16"/>
                <w:szCs w:val="16"/>
              </w:rPr>
              <w:br/>
              <w:t>- the second phase period will start at 3:03 on Wednesday and will last to 4:33 on that Wednesday</w:t>
            </w:r>
            <w:r>
              <w:rPr>
                <w:sz w:val="16"/>
                <w:szCs w:val="16"/>
              </w:rPr>
              <w:br/>
              <w:t xml:space="preserve">- the third phase period will start at 15:03 on Friday and </w:t>
            </w:r>
            <w:ins w:id="60" w:author="Malcolm Betts" w:date="2023-10-12T12:29:00Z">
              <w:r w:rsidR="00C34584">
                <w:rPr>
                  <w:sz w:val="16"/>
                  <w:szCs w:val="16"/>
                </w:rPr>
                <w:t>will</w:t>
              </w:r>
            </w:ins>
            <w:r>
              <w:rPr>
                <w:sz w:val="16"/>
                <w:szCs w:val="16"/>
              </w:rPr>
              <w:t xml:space="preserve"> last to 16:33 on that Friday</w:t>
            </w:r>
            <w:r>
              <w:rPr>
                <w:sz w:val="16"/>
                <w:szCs w:val="16"/>
              </w:rPr>
              <w:br/>
              <w:t>- etc.</w:t>
            </w:r>
            <w:r>
              <w:rPr>
                <w:sz w:val="16"/>
                <w:szCs w:val="16"/>
              </w:rPr>
              <w:br/>
              <w:t>until the end of the continuous period.</w:t>
            </w:r>
          </w:p>
          <w:p w14:paraId="69434F66" w14:textId="77777777" w:rsidR="00722ED2" w:rsidRDefault="00722ED2" w:rsidP="00F77BF8">
            <w:pPr>
              <w:rPr>
                <w:color w:val="7030A0"/>
                <w:sz w:val="16"/>
                <w:szCs w:val="16"/>
              </w:rPr>
            </w:pPr>
          </w:p>
          <w:p w14:paraId="5649E04F" w14:textId="77777777" w:rsidR="00722ED2" w:rsidRDefault="00722ED2" w:rsidP="00F77BF8">
            <w:pPr>
              <w:rPr>
                <w:color w:val="7030A0"/>
                <w:sz w:val="16"/>
                <w:szCs w:val="16"/>
              </w:rPr>
            </w:pPr>
          </w:p>
        </w:tc>
      </w:tr>
      <w:tr w:rsidR="00722ED2" w14:paraId="51014757" w14:textId="77777777" w:rsidTr="00F77BF8">
        <w:trPr>
          <w:cantSplit/>
          <w:tblHeader w:val="0"/>
        </w:trPr>
        <w:tc>
          <w:tcPr>
            <w:tcW w:w="2535" w:type="dxa"/>
          </w:tcPr>
          <w:p w14:paraId="07CE0D7B" w14:textId="77777777" w:rsidR="00722ED2" w:rsidRPr="00DE56B2" w:rsidRDefault="00722ED2" w:rsidP="00F77BF8">
            <w:pPr>
              <w:rPr>
                <w:sz w:val="16"/>
                <w:szCs w:val="16"/>
              </w:rPr>
            </w:pPr>
            <w:r w:rsidRPr="00DE56B2">
              <w:rPr>
                <w:sz w:val="16"/>
                <w:szCs w:val="16"/>
              </w:rPr>
              <w:t>weekPhasing</w:t>
            </w:r>
          </w:p>
        </w:tc>
        <w:tc>
          <w:tcPr>
            <w:tcW w:w="1729" w:type="dxa"/>
          </w:tcPr>
          <w:p w14:paraId="06E7DD43" w14:textId="77777777" w:rsidR="00722ED2" w:rsidRPr="00073611" w:rsidRDefault="00722ED2" w:rsidP="00F77BF8">
            <w:pPr>
              <w:rPr>
                <w:color w:val="7030A0"/>
                <w:sz w:val="16"/>
                <w:szCs w:val="16"/>
              </w:rPr>
            </w:pPr>
            <w:r>
              <w:rPr>
                <w:color w:val="7030A0"/>
                <w:sz w:val="16"/>
                <w:szCs w:val="16"/>
              </w:rPr>
              <w:t xml:space="preserve"> </w:t>
            </w:r>
            <w:r>
              <w:rPr>
                <w:sz w:val="16"/>
                <w:szCs w:val="16"/>
              </w:rPr>
              <w:t>Experimental</w:t>
            </w:r>
          </w:p>
          <w:p w14:paraId="082001F3" w14:textId="77777777" w:rsidR="00722ED2" w:rsidRDefault="00722ED2" w:rsidP="00F77BF8">
            <w:pPr>
              <w:contextualSpacing/>
              <w:rPr>
                <w:color w:val="7030A0"/>
                <w:sz w:val="16"/>
                <w:szCs w:val="16"/>
              </w:rPr>
            </w:pPr>
          </w:p>
        </w:tc>
        <w:tc>
          <w:tcPr>
            <w:tcW w:w="5118" w:type="dxa"/>
          </w:tcPr>
          <w:p w14:paraId="4EF77A01" w14:textId="1AB2B7AF" w:rsidR="00722ED2" w:rsidRDefault="00722ED2" w:rsidP="00F77BF8">
            <w:pPr>
              <w:rPr>
                <w:color w:val="7030A0"/>
                <w:sz w:val="16"/>
                <w:szCs w:val="16"/>
              </w:rPr>
            </w:pPr>
            <w:r>
              <w:rPr>
                <w:sz w:val="16"/>
                <w:szCs w:val="16"/>
              </w:rPr>
              <w:t>Phasing starts at the beginning of the continuous period for the stated duration</w:t>
            </w:r>
            <w:ins w:id="61" w:author="Malcolm Betts" w:date="2023-10-12T12:30:00Z">
              <w:r w:rsidR="00C34584">
                <w:rPr>
                  <w:sz w:val="16"/>
                  <w:szCs w:val="16"/>
                </w:rPr>
                <w:t xml:space="preserve"> and is</w:t>
              </w:r>
            </w:ins>
            <w:r>
              <w:rPr>
                <w:sz w:val="16"/>
                <w:szCs w:val="16"/>
              </w:rPr>
              <w:t xml:space="preserve"> then repeated after weekPhasing weeks from the beginning of the previous phasing.</w:t>
            </w:r>
            <w:r>
              <w:rPr>
                <w:sz w:val="16"/>
                <w:szCs w:val="16"/>
              </w:rPr>
              <w:br/>
              <w:t>A value of 1.0 means every week.</w:t>
            </w:r>
            <w:r>
              <w:rPr>
                <w:sz w:val="16"/>
                <w:szCs w:val="16"/>
              </w:rPr>
              <w:br/>
              <w:t>For example if the continuous period starts at 15:03 on a particular day which happens to be a Monday, the duration is 90 minutes and the weekPhasing is 2.5, then</w:t>
            </w:r>
            <w:r>
              <w:rPr>
                <w:sz w:val="16"/>
                <w:szCs w:val="16"/>
              </w:rPr>
              <w:br/>
              <w:t>- the first phase period will start at 15:03 and last to 16:33 on that Monday</w:t>
            </w:r>
            <w:r>
              <w:rPr>
                <w:sz w:val="16"/>
                <w:szCs w:val="16"/>
              </w:rPr>
              <w:br/>
              <w:t>- the second phase period will start at 3:03 on Friday and will last to 4:33 on that Friday two weeks later</w:t>
            </w:r>
            <w:r>
              <w:rPr>
                <w:sz w:val="16"/>
                <w:szCs w:val="16"/>
              </w:rPr>
              <w:br/>
              <w:t>- the third phase period will start at 15:03 on Monday 5 weeks after the first Monday and  last to 16:33 on that Monday</w:t>
            </w:r>
            <w:r>
              <w:rPr>
                <w:sz w:val="16"/>
                <w:szCs w:val="16"/>
              </w:rPr>
              <w:br/>
              <w:t>- etc.</w:t>
            </w:r>
            <w:r>
              <w:rPr>
                <w:sz w:val="16"/>
                <w:szCs w:val="16"/>
              </w:rPr>
              <w:br/>
              <w:t>until the end of the continuous period.</w:t>
            </w:r>
          </w:p>
          <w:p w14:paraId="07105115" w14:textId="77777777" w:rsidR="00722ED2" w:rsidRDefault="00722ED2" w:rsidP="00F77BF8">
            <w:pPr>
              <w:rPr>
                <w:color w:val="7030A0"/>
                <w:sz w:val="16"/>
                <w:szCs w:val="16"/>
              </w:rPr>
            </w:pPr>
          </w:p>
          <w:p w14:paraId="18034881" w14:textId="77777777" w:rsidR="00722ED2" w:rsidRDefault="00722ED2" w:rsidP="00F77BF8">
            <w:pPr>
              <w:rPr>
                <w:color w:val="7030A0"/>
                <w:sz w:val="16"/>
                <w:szCs w:val="16"/>
              </w:rPr>
            </w:pPr>
          </w:p>
        </w:tc>
      </w:tr>
      <w:tr w:rsidR="00722ED2" w14:paraId="7B405CEF" w14:textId="77777777" w:rsidTr="00F77BF8">
        <w:trPr>
          <w:cantSplit/>
          <w:tblHeader w:val="0"/>
        </w:trPr>
        <w:tc>
          <w:tcPr>
            <w:tcW w:w="2535" w:type="dxa"/>
          </w:tcPr>
          <w:p w14:paraId="391AC393" w14:textId="77777777" w:rsidR="00722ED2" w:rsidRPr="00DE56B2" w:rsidRDefault="00722ED2" w:rsidP="00F77BF8">
            <w:pPr>
              <w:rPr>
                <w:sz w:val="16"/>
                <w:szCs w:val="16"/>
              </w:rPr>
            </w:pPr>
            <w:r w:rsidRPr="00DE56B2">
              <w:rPr>
                <w:sz w:val="16"/>
                <w:szCs w:val="16"/>
              </w:rPr>
              <w:t>yearPhasing</w:t>
            </w:r>
          </w:p>
        </w:tc>
        <w:tc>
          <w:tcPr>
            <w:tcW w:w="1729" w:type="dxa"/>
          </w:tcPr>
          <w:p w14:paraId="52CDB89D" w14:textId="77777777" w:rsidR="00722ED2" w:rsidRPr="00073611" w:rsidRDefault="00722ED2" w:rsidP="00F77BF8">
            <w:pPr>
              <w:rPr>
                <w:color w:val="7030A0"/>
                <w:sz w:val="16"/>
                <w:szCs w:val="16"/>
              </w:rPr>
            </w:pPr>
            <w:r>
              <w:rPr>
                <w:color w:val="7030A0"/>
                <w:sz w:val="16"/>
                <w:szCs w:val="16"/>
              </w:rPr>
              <w:t xml:space="preserve"> </w:t>
            </w:r>
            <w:r>
              <w:rPr>
                <w:sz w:val="16"/>
                <w:szCs w:val="16"/>
              </w:rPr>
              <w:t>Experimental</w:t>
            </w:r>
          </w:p>
          <w:p w14:paraId="3930538D" w14:textId="77777777" w:rsidR="00722ED2" w:rsidRDefault="00722ED2" w:rsidP="00F77BF8">
            <w:pPr>
              <w:contextualSpacing/>
              <w:rPr>
                <w:color w:val="7030A0"/>
                <w:sz w:val="16"/>
                <w:szCs w:val="16"/>
              </w:rPr>
            </w:pPr>
          </w:p>
        </w:tc>
        <w:tc>
          <w:tcPr>
            <w:tcW w:w="5118" w:type="dxa"/>
          </w:tcPr>
          <w:p w14:paraId="0E020D03" w14:textId="77777777" w:rsidR="00722ED2" w:rsidRDefault="00722ED2" w:rsidP="00F77BF8">
            <w:pPr>
              <w:rPr>
                <w:color w:val="7030A0"/>
                <w:sz w:val="16"/>
                <w:szCs w:val="16"/>
              </w:rPr>
            </w:pPr>
            <w:r>
              <w:rPr>
                <w:sz w:val="16"/>
                <w:szCs w:val="16"/>
              </w:rPr>
              <w:t>Phasing starts at the beginning of the continuous period for the stated duration then repeated after yearPhasing days from the beginning of the previous phasing.</w:t>
            </w:r>
            <w:r>
              <w:rPr>
                <w:sz w:val="16"/>
                <w:szCs w:val="16"/>
              </w:rPr>
              <w:br/>
              <w:t>A value of 1.0 means every year.</w:t>
            </w:r>
            <w:r>
              <w:rPr>
                <w:sz w:val="16"/>
                <w:szCs w:val="16"/>
              </w:rPr>
              <w:br/>
              <w:t>Note the challenge with leap years where the fraction of one year may not be equal to the fraction of the next.</w:t>
            </w:r>
          </w:p>
          <w:p w14:paraId="7FB9D5D2" w14:textId="77777777" w:rsidR="00722ED2" w:rsidRDefault="00722ED2" w:rsidP="00F77BF8">
            <w:pPr>
              <w:rPr>
                <w:color w:val="7030A0"/>
                <w:sz w:val="16"/>
                <w:szCs w:val="16"/>
              </w:rPr>
            </w:pPr>
          </w:p>
          <w:p w14:paraId="174CE02A" w14:textId="77777777" w:rsidR="00722ED2" w:rsidRDefault="00722ED2" w:rsidP="00F77BF8">
            <w:pPr>
              <w:rPr>
                <w:color w:val="7030A0"/>
                <w:sz w:val="16"/>
                <w:szCs w:val="16"/>
              </w:rPr>
            </w:pPr>
          </w:p>
        </w:tc>
      </w:tr>
      <w:tr w:rsidR="00722ED2" w14:paraId="5B691DDB" w14:textId="77777777" w:rsidTr="00F77BF8">
        <w:trPr>
          <w:cantSplit/>
          <w:tblHeader w:val="0"/>
        </w:trPr>
        <w:tc>
          <w:tcPr>
            <w:tcW w:w="2535" w:type="dxa"/>
          </w:tcPr>
          <w:p w14:paraId="6F3A2712" w14:textId="77777777" w:rsidR="00722ED2" w:rsidRPr="00DE56B2" w:rsidRDefault="00722ED2" w:rsidP="00F77BF8">
            <w:pPr>
              <w:rPr>
                <w:sz w:val="16"/>
                <w:szCs w:val="16"/>
              </w:rPr>
            </w:pPr>
            <w:r w:rsidRPr="00DE56B2">
              <w:rPr>
                <w:sz w:val="16"/>
                <w:szCs w:val="16"/>
              </w:rPr>
              <w:lastRenderedPageBreak/>
              <w:t>periodDurationInMinutes</w:t>
            </w:r>
          </w:p>
        </w:tc>
        <w:tc>
          <w:tcPr>
            <w:tcW w:w="1729" w:type="dxa"/>
          </w:tcPr>
          <w:p w14:paraId="24F9CD42" w14:textId="77777777" w:rsidR="00722ED2" w:rsidRPr="00073611" w:rsidRDefault="00722ED2" w:rsidP="00F77BF8">
            <w:pPr>
              <w:rPr>
                <w:color w:val="7030A0"/>
                <w:sz w:val="16"/>
                <w:szCs w:val="16"/>
              </w:rPr>
            </w:pPr>
            <w:r>
              <w:rPr>
                <w:color w:val="7030A0"/>
                <w:sz w:val="16"/>
                <w:szCs w:val="16"/>
              </w:rPr>
              <w:t xml:space="preserve"> </w:t>
            </w:r>
            <w:r>
              <w:rPr>
                <w:sz w:val="16"/>
                <w:szCs w:val="16"/>
              </w:rPr>
              <w:t>Experimental</w:t>
            </w:r>
          </w:p>
          <w:p w14:paraId="1E443039" w14:textId="77777777" w:rsidR="00722ED2" w:rsidRDefault="00722ED2" w:rsidP="00F77BF8">
            <w:pPr>
              <w:contextualSpacing/>
              <w:rPr>
                <w:color w:val="7030A0"/>
                <w:sz w:val="16"/>
                <w:szCs w:val="16"/>
              </w:rPr>
            </w:pPr>
          </w:p>
        </w:tc>
        <w:tc>
          <w:tcPr>
            <w:tcW w:w="5118" w:type="dxa"/>
          </w:tcPr>
          <w:p w14:paraId="38FACCFB" w14:textId="77777777" w:rsidR="00722ED2" w:rsidRDefault="00722ED2" w:rsidP="00F77BF8">
            <w:pPr>
              <w:rPr>
                <w:color w:val="7030A0"/>
                <w:sz w:val="16"/>
                <w:szCs w:val="16"/>
              </w:rPr>
            </w:pPr>
            <w:r>
              <w:rPr>
                <w:sz w:val="16"/>
                <w:szCs w:val="16"/>
              </w:rPr>
              <w:t>Duration in minutes.</w:t>
            </w:r>
          </w:p>
          <w:p w14:paraId="08967D99" w14:textId="77777777" w:rsidR="00722ED2" w:rsidRDefault="00722ED2" w:rsidP="00F77BF8">
            <w:pPr>
              <w:rPr>
                <w:color w:val="7030A0"/>
                <w:sz w:val="16"/>
                <w:szCs w:val="16"/>
              </w:rPr>
            </w:pPr>
          </w:p>
          <w:p w14:paraId="105D03D8" w14:textId="77777777" w:rsidR="00722ED2" w:rsidRDefault="00722ED2" w:rsidP="00F77BF8">
            <w:pPr>
              <w:rPr>
                <w:color w:val="7030A0"/>
                <w:sz w:val="16"/>
                <w:szCs w:val="16"/>
              </w:rPr>
            </w:pPr>
          </w:p>
        </w:tc>
      </w:tr>
    </w:tbl>
    <w:p w14:paraId="6AAB30B9" w14:textId="77777777" w:rsidR="00722ED2" w:rsidRPr="004B1770" w:rsidRDefault="00722ED2" w:rsidP="00722ED2">
      <w:pPr>
        <w:rPr>
          <w:color w:val="7030A0"/>
        </w:rPr>
      </w:pPr>
    </w:p>
    <w:p w14:paraId="44792510" w14:textId="77777777" w:rsidR="00722ED2" w:rsidRDefault="00722ED2" w:rsidP="00722ED2">
      <w:pPr>
        <w:spacing w:after="0"/>
        <w:rPr>
          <w:color w:val="7030A0"/>
        </w:rPr>
      </w:pPr>
    </w:p>
    <w:p w14:paraId="768FBA50" w14:textId="77777777" w:rsidR="00422A0D" w:rsidRPr="00D0398B" w:rsidRDefault="00422A0D" w:rsidP="00422A0D">
      <w:pPr>
        <w:pStyle w:val="Heading3"/>
      </w:pPr>
      <w:r>
        <w:t>SimplePhasedPeriodIntersectionTe</w:t>
      </w:r>
    </w:p>
    <w:p w14:paraId="02EB97A9" w14:textId="77777777" w:rsidR="00722ED2" w:rsidRDefault="00722ED2" w:rsidP="00722ED2">
      <w:pPr>
        <w:rPr>
          <w:color w:val="7030A0"/>
        </w:rPr>
      </w:pPr>
      <w:r>
        <w:t>Qualified Name: TemporalExpression::Model::SimplePhasedPeriodIntersectionTe</w:t>
      </w:r>
    </w:p>
    <w:p w14:paraId="2325E6F8" w14:textId="77777777" w:rsidR="00722ED2" w:rsidRPr="00AF4D36" w:rsidRDefault="00722ED2" w:rsidP="00722ED2">
      <w:pPr>
        <w:spacing w:after="0"/>
        <w:rPr>
          <w:color w:val="7030A0"/>
          <w:szCs w:val="24"/>
        </w:rPr>
      </w:pPr>
      <w:r w:rsidRPr="00AF4D36">
        <w:rPr>
          <w:szCs w:val="24"/>
        </w:rPr>
        <w:t>There is a natural intersection of periods such that there is only activity if all stated periods indicate activity.</w:t>
      </w:r>
      <w:r w:rsidRPr="00AF4D36">
        <w:rPr>
          <w:szCs w:val="24"/>
        </w:rPr>
        <w:br/>
        <w:t>Hence if a second phasing indicates activity every other second and a minute phasing every other minute then thre is only activity every other second in every other minute.</w:t>
      </w:r>
    </w:p>
    <w:p w14:paraId="001A70E5" w14:textId="77777777" w:rsidR="00722ED2" w:rsidRDefault="00722ED2" w:rsidP="00722ED2">
      <w:pPr>
        <w:rPr>
          <w:color w:val="7030A0"/>
        </w:rPr>
      </w:pPr>
      <w:r>
        <w:t>This class is AggLeaf.</w:t>
      </w:r>
    </w:p>
    <w:p w14:paraId="1169BF89" w14:textId="77777777" w:rsidR="00722ED2" w:rsidRDefault="00722ED2" w:rsidP="00722ED2">
      <w:pPr>
        <w:rPr>
          <w:color w:val="7030A0"/>
        </w:rPr>
      </w:pPr>
      <w:r>
        <w:t>This class is Experimental.</w:t>
      </w:r>
    </w:p>
    <w:p w14:paraId="20E5A30B" w14:textId="77777777" w:rsidR="00722ED2" w:rsidRPr="003F0E3A" w:rsidRDefault="00722ED2" w:rsidP="00722E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w:t>
      </w:r>
      <w:r>
        <w:rPr>
          <w:rFonts w:hint="eastAsia"/>
        </w:rPr>
        <w:t xml:space="preserve"> Attributes</w:t>
      </w:r>
      <w:r w:rsidRPr="00484CAE">
        <w:t xml:space="preserve"> </w:t>
      </w:r>
      <w:r>
        <w:t>for SimplePhasedPeriodIntersectionTe</w:t>
      </w:r>
    </w:p>
    <w:tbl>
      <w:tblPr>
        <w:tblStyle w:val="TableGrid"/>
        <w:tblW w:w="0" w:type="auto"/>
        <w:tblLayout w:type="fixed"/>
        <w:tblLook w:val="04A0" w:firstRow="1" w:lastRow="0" w:firstColumn="1" w:lastColumn="0" w:noHBand="0" w:noVBand="1"/>
      </w:tblPr>
      <w:tblGrid>
        <w:gridCol w:w="2538"/>
        <w:gridCol w:w="1729"/>
        <w:gridCol w:w="5118"/>
      </w:tblGrid>
      <w:tr w:rsidR="00722ED2" w:rsidRPr="00D329F2" w14:paraId="4A065E1A" w14:textId="77777777" w:rsidTr="00F77BF8">
        <w:trPr>
          <w:cantSplit/>
        </w:trPr>
        <w:tc>
          <w:tcPr>
            <w:tcW w:w="2538" w:type="dxa"/>
          </w:tcPr>
          <w:p w14:paraId="24ACAEA7" w14:textId="77777777" w:rsidR="00722ED2" w:rsidRPr="00ED52CB" w:rsidRDefault="00722ED2" w:rsidP="00F77BF8">
            <w:pPr>
              <w:rPr>
                <w:rFonts w:cs="Times New Roman"/>
                <w:b/>
                <w:sz w:val="16"/>
              </w:rPr>
            </w:pPr>
            <w:r w:rsidRPr="00ED52CB">
              <w:rPr>
                <w:rFonts w:cs="Times New Roman"/>
                <w:b/>
                <w:sz w:val="16"/>
              </w:rPr>
              <w:t>Attribute Name</w:t>
            </w:r>
          </w:p>
        </w:tc>
        <w:tc>
          <w:tcPr>
            <w:tcW w:w="1726" w:type="dxa"/>
          </w:tcPr>
          <w:p w14:paraId="0FB4F791" w14:textId="77777777" w:rsidR="00722ED2" w:rsidRPr="00ED52CB" w:rsidRDefault="00722ED2" w:rsidP="00F77BF8">
            <w:pPr>
              <w:rPr>
                <w:rFonts w:cs="Times New Roman"/>
                <w:b/>
                <w:sz w:val="16"/>
              </w:rPr>
            </w:pPr>
            <w:r>
              <w:rPr>
                <w:rFonts w:cs="Times New Roman"/>
                <w:b/>
                <w:sz w:val="16"/>
              </w:rPr>
              <w:t>Lifecycle Stereotype (empty = Mature)</w:t>
            </w:r>
          </w:p>
        </w:tc>
        <w:tc>
          <w:tcPr>
            <w:tcW w:w="5118" w:type="dxa"/>
          </w:tcPr>
          <w:p w14:paraId="2C8A2050" w14:textId="77777777" w:rsidR="00722ED2" w:rsidRPr="00ED52CB" w:rsidRDefault="00722ED2" w:rsidP="00F77BF8">
            <w:pPr>
              <w:rPr>
                <w:rFonts w:cs="Times New Roman"/>
                <w:b/>
                <w:sz w:val="16"/>
              </w:rPr>
            </w:pPr>
            <w:r w:rsidRPr="00ED52CB">
              <w:rPr>
                <w:rFonts w:cs="Times New Roman"/>
                <w:b/>
                <w:sz w:val="16"/>
              </w:rPr>
              <w:t>Description</w:t>
            </w:r>
          </w:p>
        </w:tc>
      </w:tr>
      <w:tr w:rsidR="00722ED2" w14:paraId="5DA6508B" w14:textId="77777777" w:rsidTr="00F77BF8">
        <w:trPr>
          <w:cantSplit/>
          <w:tblHeader w:val="0"/>
        </w:trPr>
        <w:tc>
          <w:tcPr>
            <w:tcW w:w="2535" w:type="dxa"/>
          </w:tcPr>
          <w:p w14:paraId="7154D865" w14:textId="77777777" w:rsidR="00722ED2" w:rsidRPr="00DE56B2" w:rsidRDefault="00722ED2" w:rsidP="00F77BF8">
            <w:pPr>
              <w:rPr>
                <w:sz w:val="16"/>
                <w:szCs w:val="16"/>
              </w:rPr>
            </w:pPr>
            <w:r w:rsidRPr="00DE56B2">
              <w:rPr>
                <w:sz w:val="16"/>
                <w:szCs w:val="16"/>
              </w:rPr>
              <w:t>second</w:t>
            </w:r>
          </w:p>
        </w:tc>
        <w:tc>
          <w:tcPr>
            <w:tcW w:w="1729" w:type="dxa"/>
          </w:tcPr>
          <w:p w14:paraId="5EFE896F" w14:textId="77777777" w:rsidR="00722ED2" w:rsidRPr="00073611" w:rsidRDefault="00722ED2" w:rsidP="00F77BF8">
            <w:pPr>
              <w:rPr>
                <w:color w:val="7030A0"/>
                <w:sz w:val="16"/>
                <w:szCs w:val="16"/>
              </w:rPr>
            </w:pPr>
            <w:r>
              <w:rPr>
                <w:color w:val="7030A0"/>
                <w:sz w:val="16"/>
                <w:szCs w:val="16"/>
              </w:rPr>
              <w:t xml:space="preserve"> </w:t>
            </w:r>
            <w:r>
              <w:rPr>
                <w:sz w:val="16"/>
                <w:szCs w:val="16"/>
              </w:rPr>
              <w:t>Experimental</w:t>
            </w:r>
          </w:p>
          <w:p w14:paraId="65EB5325" w14:textId="77777777" w:rsidR="00722ED2" w:rsidRDefault="00722ED2" w:rsidP="00F77BF8">
            <w:pPr>
              <w:contextualSpacing/>
              <w:rPr>
                <w:color w:val="7030A0"/>
                <w:sz w:val="16"/>
                <w:szCs w:val="16"/>
              </w:rPr>
            </w:pPr>
          </w:p>
        </w:tc>
        <w:tc>
          <w:tcPr>
            <w:tcW w:w="5118" w:type="dxa"/>
          </w:tcPr>
          <w:p w14:paraId="0FE19AE5" w14:textId="77777777" w:rsidR="00722ED2" w:rsidRDefault="00722ED2" w:rsidP="00F77BF8">
            <w:pPr>
              <w:rPr>
                <w:color w:val="7030A0"/>
                <w:sz w:val="16"/>
                <w:szCs w:val="16"/>
              </w:rPr>
            </w:pPr>
            <w:r>
              <w:rPr>
                <w:sz w:val="16"/>
                <w:szCs w:val="16"/>
              </w:rPr>
              <w:t>Second phasing within the minute boundary.</w:t>
            </w:r>
          </w:p>
          <w:p w14:paraId="5CFFFE9C" w14:textId="77777777" w:rsidR="00722ED2" w:rsidRDefault="00722ED2" w:rsidP="00F77BF8">
            <w:pPr>
              <w:rPr>
                <w:color w:val="7030A0"/>
                <w:sz w:val="16"/>
                <w:szCs w:val="16"/>
              </w:rPr>
            </w:pPr>
          </w:p>
          <w:p w14:paraId="63D78215" w14:textId="77777777" w:rsidR="00722ED2" w:rsidRDefault="00722ED2" w:rsidP="00F77BF8">
            <w:pPr>
              <w:rPr>
                <w:color w:val="7030A0"/>
                <w:sz w:val="16"/>
                <w:szCs w:val="16"/>
              </w:rPr>
            </w:pPr>
          </w:p>
        </w:tc>
      </w:tr>
      <w:tr w:rsidR="00722ED2" w14:paraId="05716276" w14:textId="77777777" w:rsidTr="00F77BF8">
        <w:trPr>
          <w:cantSplit/>
          <w:tblHeader w:val="0"/>
        </w:trPr>
        <w:tc>
          <w:tcPr>
            <w:tcW w:w="2535" w:type="dxa"/>
          </w:tcPr>
          <w:p w14:paraId="506CDA6F" w14:textId="77777777" w:rsidR="00722ED2" w:rsidRPr="00DE56B2" w:rsidRDefault="00722ED2" w:rsidP="00F77BF8">
            <w:pPr>
              <w:rPr>
                <w:sz w:val="16"/>
                <w:szCs w:val="16"/>
              </w:rPr>
            </w:pPr>
            <w:r w:rsidRPr="00DE56B2">
              <w:rPr>
                <w:sz w:val="16"/>
                <w:szCs w:val="16"/>
              </w:rPr>
              <w:t>minute</w:t>
            </w:r>
          </w:p>
        </w:tc>
        <w:tc>
          <w:tcPr>
            <w:tcW w:w="1729" w:type="dxa"/>
          </w:tcPr>
          <w:p w14:paraId="7B04AA6A" w14:textId="77777777" w:rsidR="00722ED2" w:rsidRPr="00073611" w:rsidRDefault="00722ED2" w:rsidP="00F77BF8">
            <w:pPr>
              <w:rPr>
                <w:color w:val="7030A0"/>
                <w:sz w:val="16"/>
                <w:szCs w:val="16"/>
              </w:rPr>
            </w:pPr>
            <w:r>
              <w:rPr>
                <w:color w:val="7030A0"/>
                <w:sz w:val="16"/>
                <w:szCs w:val="16"/>
              </w:rPr>
              <w:t xml:space="preserve"> </w:t>
            </w:r>
            <w:r>
              <w:rPr>
                <w:sz w:val="16"/>
                <w:szCs w:val="16"/>
              </w:rPr>
              <w:t>Experimental</w:t>
            </w:r>
          </w:p>
          <w:p w14:paraId="7D0A9964" w14:textId="77777777" w:rsidR="00722ED2" w:rsidRDefault="00722ED2" w:rsidP="00F77BF8">
            <w:pPr>
              <w:contextualSpacing/>
              <w:rPr>
                <w:color w:val="7030A0"/>
                <w:sz w:val="16"/>
                <w:szCs w:val="16"/>
              </w:rPr>
            </w:pPr>
          </w:p>
        </w:tc>
        <w:tc>
          <w:tcPr>
            <w:tcW w:w="5118" w:type="dxa"/>
          </w:tcPr>
          <w:p w14:paraId="1AAB9F52" w14:textId="77777777" w:rsidR="00722ED2" w:rsidRDefault="00722ED2" w:rsidP="00F77BF8">
            <w:pPr>
              <w:rPr>
                <w:color w:val="7030A0"/>
                <w:sz w:val="16"/>
                <w:szCs w:val="16"/>
              </w:rPr>
            </w:pPr>
            <w:r>
              <w:rPr>
                <w:sz w:val="16"/>
                <w:szCs w:val="16"/>
              </w:rPr>
              <w:t>Minute phasing within the hour boundary.</w:t>
            </w:r>
          </w:p>
          <w:p w14:paraId="450BC85B" w14:textId="77777777" w:rsidR="00722ED2" w:rsidRDefault="00722ED2" w:rsidP="00F77BF8">
            <w:pPr>
              <w:rPr>
                <w:color w:val="7030A0"/>
                <w:sz w:val="16"/>
                <w:szCs w:val="16"/>
              </w:rPr>
            </w:pPr>
          </w:p>
          <w:p w14:paraId="70123468" w14:textId="77777777" w:rsidR="00722ED2" w:rsidRDefault="00722ED2" w:rsidP="00F77BF8">
            <w:pPr>
              <w:rPr>
                <w:color w:val="7030A0"/>
                <w:sz w:val="16"/>
                <w:szCs w:val="16"/>
              </w:rPr>
            </w:pPr>
          </w:p>
        </w:tc>
      </w:tr>
      <w:tr w:rsidR="00722ED2" w14:paraId="14C17940" w14:textId="77777777" w:rsidTr="00F77BF8">
        <w:trPr>
          <w:cantSplit/>
          <w:tblHeader w:val="0"/>
        </w:trPr>
        <w:tc>
          <w:tcPr>
            <w:tcW w:w="2535" w:type="dxa"/>
          </w:tcPr>
          <w:p w14:paraId="69DAF2E6" w14:textId="77777777" w:rsidR="00722ED2" w:rsidRPr="00DE56B2" w:rsidRDefault="00722ED2" w:rsidP="00F77BF8">
            <w:pPr>
              <w:rPr>
                <w:sz w:val="16"/>
                <w:szCs w:val="16"/>
              </w:rPr>
            </w:pPr>
            <w:r w:rsidRPr="00DE56B2">
              <w:rPr>
                <w:sz w:val="16"/>
                <w:szCs w:val="16"/>
              </w:rPr>
              <w:t>hour</w:t>
            </w:r>
          </w:p>
        </w:tc>
        <w:tc>
          <w:tcPr>
            <w:tcW w:w="1729" w:type="dxa"/>
          </w:tcPr>
          <w:p w14:paraId="0FA55DF0" w14:textId="77777777" w:rsidR="00722ED2" w:rsidRPr="00073611" w:rsidRDefault="00722ED2" w:rsidP="00F77BF8">
            <w:pPr>
              <w:rPr>
                <w:color w:val="7030A0"/>
                <w:sz w:val="16"/>
                <w:szCs w:val="16"/>
              </w:rPr>
            </w:pPr>
            <w:r>
              <w:rPr>
                <w:color w:val="7030A0"/>
                <w:sz w:val="16"/>
                <w:szCs w:val="16"/>
              </w:rPr>
              <w:t xml:space="preserve"> </w:t>
            </w:r>
            <w:r>
              <w:rPr>
                <w:sz w:val="16"/>
                <w:szCs w:val="16"/>
              </w:rPr>
              <w:t>Experimental</w:t>
            </w:r>
          </w:p>
          <w:p w14:paraId="561187BE" w14:textId="77777777" w:rsidR="00722ED2" w:rsidRDefault="00722ED2" w:rsidP="00F77BF8">
            <w:pPr>
              <w:contextualSpacing/>
              <w:rPr>
                <w:color w:val="7030A0"/>
                <w:sz w:val="16"/>
                <w:szCs w:val="16"/>
              </w:rPr>
            </w:pPr>
          </w:p>
        </w:tc>
        <w:tc>
          <w:tcPr>
            <w:tcW w:w="5118" w:type="dxa"/>
          </w:tcPr>
          <w:p w14:paraId="79916FC4" w14:textId="77777777" w:rsidR="00722ED2" w:rsidRDefault="00722ED2" w:rsidP="00F77BF8">
            <w:pPr>
              <w:rPr>
                <w:color w:val="7030A0"/>
                <w:sz w:val="16"/>
                <w:szCs w:val="16"/>
              </w:rPr>
            </w:pPr>
            <w:r>
              <w:rPr>
                <w:sz w:val="16"/>
                <w:szCs w:val="16"/>
              </w:rPr>
              <w:t>Hour phasing within the day boundary.</w:t>
            </w:r>
          </w:p>
          <w:p w14:paraId="5B79BA0C" w14:textId="77777777" w:rsidR="00722ED2" w:rsidRDefault="00722ED2" w:rsidP="00F77BF8">
            <w:pPr>
              <w:rPr>
                <w:color w:val="7030A0"/>
                <w:sz w:val="16"/>
                <w:szCs w:val="16"/>
              </w:rPr>
            </w:pPr>
          </w:p>
          <w:p w14:paraId="67E34456" w14:textId="77777777" w:rsidR="00722ED2" w:rsidRDefault="00722ED2" w:rsidP="00F77BF8">
            <w:pPr>
              <w:rPr>
                <w:color w:val="7030A0"/>
                <w:sz w:val="16"/>
                <w:szCs w:val="16"/>
              </w:rPr>
            </w:pPr>
          </w:p>
        </w:tc>
      </w:tr>
      <w:tr w:rsidR="00722ED2" w14:paraId="1CE08FC0" w14:textId="77777777" w:rsidTr="00F77BF8">
        <w:trPr>
          <w:cantSplit/>
          <w:tblHeader w:val="0"/>
        </w:trPr>
        <w:tc>
          <w:tcPr>
            <w:tcW w:w="2535" w:type="dxa"/>
          </w:tcPr>
          <w:p w14:paraId="5D555634" w14:textId="77777777" w:rsidR="00722ED2" w:rsidRPr="00DE56B2" w:rsidRDefault="00722ED2" w:rsidP="00F77BF8">
            <w:pPr>
              <w:rPr>
                <w:sz w:val="16"/>
                <w:szCs w:val="16"/>
              </w:rPr>
            </w:pPr>
            <w:r w:rsidRPr="00DE56B2">
              <w:rPr>
                <w:sz w:val="16"/>
                <w:szCs w:val="16"/>
              </w:rPr>
              <w:t>day</w:t>
            </w:r>
          </w:p>
        </w:tc>
        <w:tc>
          <w:tcPr>
            <w:tcW w:w="1729" w:type="dxa"/>
          </w:tcPr>
          <w:p w14:paraId="2DD8ED72" w14:textId="77777777" w:rsidR="00722ED2" w:rsidRPr="00073611" w:rsidRDefault="00722ED2" w:rsidP="00F77BF8">
            <w:pPr>
              <w:rPr>
                <w:color w:val="7030A0"/>
                <w:sz w:val="16"/>
                <w:szCs w:val="16"/>
              </w:rPr>
            </w:pPr>
            <w:r>
              <w:rPr>
                <w:color w:val="7030A0"/>
                <w:sz w:val="16"/>
                <w:szCs w:val="16"/>
              </w:rPr>
              <w:t xml:space="preserve"> </w:t>
            </w:r>
            <w:r>
              <w:rPr>
                <w:sz w:val="16"/>
                <w:szCs w:val="16"/>
              </w:rPr>
              <w:t>Experimental</w:t>
            </w:r>
          </w:p>
          <w:p w14:paraId="7619FF1C" w14:textId="77777777" w:rsidR="00722ED2" w:rsidRDefault="00722ED2" w:rsidP="00F77BF8">
            <w:pPr>
              <w:contextualSpacing/>
              <w:rPr>
                <w:color w:val="7030A0"/>
                <w:sz w:val="16"/>
                <w:szCs w:val="16"/>
              </w:rPr>
            </w:pPr>
          </w:p>
        </w:tc>
        <w:tc>
          <w:tcPr>
            <w:tcW w:w="5118" w:type="dxa"/>
          </w:tcPr>
          <w:p w14:paraId="5E5CC710" w14:textId="77777777" w:rsidR="00722ED2" w:rsidRDefault="00722ED2" w:rsidP="00F77BF8">
            <w:pPr>
              <w:rPr>
                <w:color w:val="7030A0"/>
                <w:sz w:val="16"/>
                <w:szCs w:val="16"/>
              </w:rPr>
            </w:pPr>
            <w:r>
              <w:rPr>
                <w:sz w:val="16"/>
                <w:szCs w:val="16"/>
              </w:rPr>
              <w:t>Day phasing within the week boundary.</w:t>
            </w:r>
          </w:p>
          <w:p w14:paraId="284D8E40" w14:textId="77777777" w:rsidR="00722ED2" w:rsidRDefault="00722ED2" w:rsidP="00F77BF8">
            <w:pPr>
              <w:rPr>
                <w:color w:val="7030A0"/>
                <w:sz w:val="16"/>
                <w:szCs w:val="16"/>
              </w:rPr>
            </w:pPr>
          </w:p>
          <w:p w14:paraId="4256F422" w14:textId="77777777" w:rsidR="00722ED2" w:rsidRDefault="00722ED2" w:rsidP="00F77BF8">
            <w:pPr>
              <w:rPr>
                <w:color w:val="7030A0"/>
                <w:sz w:val="16"/>
                <w:szCs w:val="16"/>
              </w:rPr>
            </w:pPr>
          </w:p>
        </w:tc>
      </w:tr>
      <w:tr w:rsidR="00722ED2" w14:paraId="47925E68" w14:textId="77777777" w:rsidTr="00F77BF8">
        <w:trPr>
          <w:cantSplit/>
          <w:tblHeader w:val="0"/>
        </w:trPr>
        <w:tc>
          <w:tcPr>
            <w:tcW w:w="2535" w:type="dxa"/>
          </w:tcPr>
          <w:p w14:paraId="6DF77298" w14:textId="77777777" w:rsidR="00722ED2" w:rsidRPr="00DE56B2" w:rsidRDefault="00722ED2" w:rsidP="00F77BF8">
            <w:pPr>
              <w:rPr>
                <w:sz w:val="16"/>
                <w:szCs w:val="16"/>
              </w:rPr>
            </w:pPr>
            <w:r w:rsidRPr="00DE56B2">
              <w:rPr>
                <w:sz w:val="16"/>
                <w:szCs w:val="16"/>
              </w:rPr>
              <w:t>week</w:t>
            </w:r>
          </w:p>
        </w:tc>
        <w:tc>
          <w:tcPr>
            <w:tcW w:w="1729" w:type="dxa"/>
          </w:tcPr>
          <w:p w14:paraId="48F413C0" w14:textId="77777777" w:rsidR="00722ED2" w:rsidRPr="00073611" w:rsidRDefault="00722ED2" w:rsidP="00F77BF8">
            <w:pPr>
              <w:rPr>
                <w:color w:val="7030A0"/>
                <w:sz w:val="16"/>
                <w:szCs w:val="16"/>
              </w:rPr>
            </w:pPr>
            <w:r>
              <w:rPr>
                <w:color w:val="7030A0"/>
                <w:sz w:val="16"/>
                <w:szCs w:val="16"/>
              </w:rPr>
              <w:t xml:space="preserve"> </w:t>
            </w:r>
            <w:r>
              <w:rPr>
                <w:sz w:val="16"/>
                <w:szCs w:val="16"/>
              </w:rPr>
              <w:t>Experimental</w:t>
            </w:r>
          </w:p>
          <w:p w14:paraId="56A68131" w14:textId="77777777" w:rsidR="00722ED2" w:rsidRDefault="00722ED2" w:rsidP="00F77BF8">
            <w:pPr>
              <w:contextualSpacing/>
              <w:rPr>
                <w:color w:val="7030A0"/>
                <w:sz w:val="16"/>
                <w:szCs w:val="16"/>
              </w:rPr>
            </w:pPr>
          </w:p>
        </w:tc>
        <w:tc>
          <w:tcPr>
            <w:tcW w:w="5118" w:type="dxa"/>
          </w:tcPr>
          <w:p w14:paraId="4CB729D7" w14:textId="77777777" w:rsidR="00722ED2" w:rsidRDefault="00722ED2" w:rsidP="00F77BF8">
            <w:pPr>
              <w:rPr>
                <w:color w:val="7030A0"/>
                <w:sz w:val="16"/>
                <w:szCs w:val="16"/>
              </w:rPr>
            </w:pPr>
            <w:r>
              <w:rPr>
                <w:sz w:val="16"/>
                <w:szCs w:val="16"/>
              </w:rPr>
              <w:t>Week phasing within the year boundary.</w:t>
            </w:r>
          </w:p>
          <w:p w14:paraId="29CCEC4E" w14:textId="77777777" w:rsidR="00722ED2" w:rsidRDefault="00722ED2" w:rsidP="00F77BF8">
            <w:pPr>
              <w:rPr>
                <w:color w:val="7030A0"/>
                <w:sz w:val="16"/>
                <w:szCs w:val="16"/>
              </w:rPr>
            </w:pPr>
          </w:p>
          <w:p w14:paraId="359245F3" w14:textId="77777777" w:rsidR="00722ED2" w:rsidRDefault="00722ED2" w:rsidP="00F77BF8">
            <w:pPr>
              <w:rPr>
                <w:color w:val="7030A0"/>
                <w:sz w:val="16"/>
                <w:szCs w:val="16"/>
              </w:rPr>
            </w:pPr>
          </w:p>
        </w:tc>
      </w:tr>
      <w:tr w:rsidR="00722ED2" w14:paraId="19CD2D56" w14:textId="77777777" w:rsidTr="00F77BF8">
        <w:trPr>
          <w:cantSplit/>
          <w:tblHeader w:val="0"/>
        </w:trPr>
        <w:tc>
          <w:tcPr>
            <w:tcW w:w="2535" w:type="dxa"/>
          </w:tcPr>
          <w:p w14:paraId="553CA188" w14:textId="77777777" w:rsidR="00722ED2" w:rsidRPr="00DE56B2" w:rsidRDefault="00722ED2" w:rsidP="00F77BF8">
            <w:pPr>
              <w:rPr>
                <w:sz w:val="16"/>
                <w:szCs w:val="16"/>
              </w:rPr>
            </w:pPr>
            <w:r w:rsidRPr="00DE56B2">
              <w:rPr>
                <w:sz w:val="16"/>
                <w:szCs w:val="16"/>
              </w:rPr>
              <w:t>year</w:t>
            </w:r>
          </w:p>
        </w:tc>
        <w:tc>
          <w:tcPr>
            <w:tcW w:w="1729" w:type="dxa"/>
          </w:tcPr>
          <w:p w14:paraId="120DD1E0" w14:textId="77777777" w:rsidR="00722ED2" w:rsidRPr="00073611" w:rsidRDefault="00722ED2" w:rsidP="00F77BF8">
            <w:pPr>
              <w:rPr>
                <w:color w:val="7030A0"/>
                <w:sz w:val="16"/>
                <w:szCs w:val="16"/>
              </w:rPr>
            </w:pPr>
            <w:r>
              <w:rPr>
                <w:color w:val="7030A0"/>
                <w:sz w:val="16"/>
                <w:szCs w:val="16"/>
              </w:rPr>
              <w:t xml:space="preserve"> </w:t>
            </w:r>
            <w:r>
              <w:rPr>
                <w:sz w:val="16"/>
                <w:szCs w:val="16"/>
              </w:rPr>
              <w:t>Experimental</w:t>
            </w:r>
          </w:p>
          <w:p w14:paraId="37392E54" w14:textId="77777777" w:rsidR="00722ED2" w:rsidRDefault="00722ED2" w:rsidP="00F77BF8">
            <w:pPr>
              <w:contextualSpacing/>
              <w:rPr>
                <w:color w:val="7030A0"/>
                <w:sz w:val="16"/>
                <w:szCs w:val="16"/>
              </w:rPr>
            </w:pPr>
          </w:p>
        </w:tc>
        <w:tc>
          <w:tcPr>
            <w:tcW w:w="5118" w:type="dxa"/>
          </w:tcPr>
          <w:p w14:paraId="27B32FF3" w14:textId="77777777" w:rsidR="00722ED2" w:rsidRDefault="00722ED2" w:rsidP="00F77BF8">
            <w:pPr>
              <w:rPr>
                <w:color w:val="7030A0"/>
                <w:sz w:val="16"/>
                <w:szCs w:val="16"/>
              </w:rPr>
            </w:pPr>
            <w:r>
              <w:rPr>
                <w:sz w:val="16"/>
                <w:szCs w:val="16"/>
              </w:rPr>
              <w:t>Year phasing within the boundingPeriod.</w:t>
            </w:r>
          </w:p>
          <w:p w14:paraId="2043322E" w14:textId="77777777" w:rsidR="00722ED2" w:rsidRDefault="00722ED2" w:rsidP="00F77BF8">
            <w:pPr>
              <w:rPr>
                <w:color w:val="7030A0"/>
                <w:sz w:val="16"/>
                <w:szCs w:val="16"/>
              </w:rPr>
            </w:pPr>
          </w:p>
          <w:p w14:paraId="4CE8CB54" w14:textId="77777777" w:rsidR="00722ED2" w:rsidRDefault="00722ED2" w:rsidP="00F77BF8">
            <w:pPr>
              <w:rPr>
                <w:color w:val="7030A0"/>
                <w:sz w:val="16"/>
                <w:szCs w:val="16"/>
              </w:rPr>
            </w:pPr>
          </w:p>
        </w:tc>
      </w:tr>
    </w:tbl>
    <w:p w14:paraId="6F50EB38" w14:textId="77777777" w:rsidR="00722ED2" w:rsidRPr="004B1770" w:rsidRDefault="00722ED2" w:rsidP="00722ED2">
      <w:pPr>
        <w:rPr>
          <w:color w:val="7030A0"/>
        </w:rPr>
      </w:pPr>
    </w:p>
    <w:p w14:paraId="0E5CBF47" w14:textId="77777777" w:rsidR="00722ED2" w:rsidRDefault="00722ED2" w:rsidP="00722ED2">
      <w:pPr>
        <w:spacing w:after="0"/>
        <w:rPr>
          <w:color w:val="7030A0"/>
        </w:rPr>
      </w:pPr>
    </w:p>
    <w:p w14:paraId="1722CB0E" w14:textId="77777777" w:rsidR="00422A0D" w:rsidRPr="00D0398B" w:rsidRDefault="00422A0D" w:rsidP="00422A0D">
      <w:pPr>
        <w:pStyle w:val="Heading3"/>
      </w:pPr>
      <w:r>
        <w:t>TeElement</w:t>
      </w:r>
    </w:p>
    <w:p w14:paraId="2CD49DC5" w14:textId="77777777" w:rsidR="00722ED2" w:rsidRDefault="00722ED2" w:rsidP="00722ED2">
      <w:pPr>
        <w:rPr>
          <w:color w:val="7030A0"/>
        </w:rPr>
      </w:pPr>
      <w:r>
        <w:t>Qualified Name: TemporalExpression::Model::TeElement</w:t>
      </w:r>
    </w:p>
    <w:p w14:paraId="73B5658E" w14:textId="77777777" w:rsidR="00722ED2" w:rsidRPr="00AF4D36" w:rsidRDefault="00722ED2" w:rsidP="00722ED2">
      <w:pPr>
        <w:spacing w:after="0"/>
        <w:rPr>
          <w:color w:val="7030A0"/>
          <w:szCs w:val="24"/>
        </w:rPr>
      </w:pPr>
      <w:r w:rsidRPr="00AF4D36">
        <w:rPr>
          <w:szCs w:val="24"/>
        </w:rPr>
        <w:t>The definition of the time constraints of the temporal expression.</w:t>
      </w:r>
      <w:r w:rsidRPr="00AF4D36">
        <w:rPr>
          <w:szCs w:val="24"/>
        </w:rPr>
        <w:br/>
        <w:t>The temporal expression definition is formed by taking the intersection of all augmenting temporal expressions.</w:t>
      </w:r>
      <w:r w:rsidRPr="00AF4D36">
        <w:rPr>
          <w:szCs w:val="24"/>
        </w:rPr>
        <w:br/>
        <w:t>Note that the augmenting temporal expression has "intersection" in its name.</w:t>
      </w:r>
    </w:p>
    <w:p w14:paraId="630880B7" w14:textId="77777777" w:rsidR="00722ED2" w:rsidRDefault="00722ED2" w:rsidP="00722ED2">
      <w:pPr>
        <w:spacing w:after="0"/>
        <w:rPr>
          <w:bCs/>
          <w:color w:val="auto"/>
        </w:rPr>
      </w:pPr>
    </w:p>
    <w:p w14:paraId="583EDB86" w14:textId="77777777" w:rsidR="00722ED2" w:rsidRDefault="00722ED2" w:rsidP="00722ED2">
      <w:pPr>
        <w:spacing w:after="0"/>
        <w:rPr>
          <w:bCs/>
          <w:color w:val="auto"/>
        </w:rPr>
      </w:pPr>
      <w:r>
        <w:rPr>
          <w:bCs/>
          <w:color w:val="auto"/>
        </w:rPr>
        <w:t>Inherits properties from:</w:t>
      </w:r>
    </w:p>
    <w:p w14:paraId="708DDC50" w14:textId="77777777" w:rsidR="00722ED2" w:rsidRPr="0024115B" w:rsidRDefault="00722ED2" w:rsidP="00CB447F">
      <w:pPr>
        <w:pStyle w:val="ListParagraph"/>
        <w:numPr>
          <w:ilvl w:val="0"/>
          <w:numId w:val="4"/>
        </w:numPr>
        <w:spacing w:after="0"/>
        <w:rPr>
          <w:bCs/>
          <w:color w:val="auto"/>
        </w:rPr>
      </w:pPr>
      <w:r w:rsidRPr="0024115B">
        <w:rPr>
          <w:bCs/>
          <w:color w:val="auto"/>
        </w:rPr>
        <w:t>LocalClass</w:t>
      </w:r>
    </w:p>
    <w:p w14:paraId="1105F45F" w14:textId="77777777" w:rsidR="00722ED2" w:rsidRDefault="00722ED2" w:rsidP="00722ED2">
      <w:pPr>
        <w:rPr>
          <w:color w:val="7030A0"/>
        </w:rPr>
      </w:pPr>
      <w:r>
        <w:t>This class is Preliminary.</w:t>
      </w:r>
    </w:p>
    <w:p w14:paraId="2C7C96B0" w14:textId="77777777" w:rsidR="00722ED2" w:rsidRDefault="00722ED2" w:rsidP="00722ED2">
      <w:pPr>
        <w:rPr>
          <w:color w:val="7030A0"/>
        </w:rPr>
      </w:pPr>
      <w:r>
        <w:t>This class is AggLeaf.</w:t>
      </w:r>
    </w:p>
    <w:p w14:paraId="42AD9DED" w14:textId="77777777" w:rsidR="00722ED2" w:rsidRPr="003F0E3A" w:rsidRDefault="00722ED2" w:rsidP="00722E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w:t>
      </w:r>
      <w:r>
        <w:rPr>
          <w:rFonts w:hint="eastAsia"/>
        </w:rPr>
        <w:t xml:space="preserve"> Attributes</w:t>
      </w:r>
      <w:r w:rsidRPr="00484CAE">
        <w:t xml:space="preserve"> </w:t>
      </w:r>
      <w:r>
        <w:t>for TeElement</w:t>
      </w:r>
    </w:p>
    <w:tbl>
      <w:tblPr>
        <w:tblStyle w:val="TableGrid"/>
        <w:tblW w:w="0" w:type="auto"/>
        <w:tblLayout w:type="fixed"/>
        <w:tblLook w:val="04A0" w:firstRow="1" w:lastRow="0" w:firstColumn="1" w:lastColumn="0" w:noHBand="0" w:noVBand="1"/>
      </w:tblPr>
      <w:tblGrid>
        <w:gridCol w:w="2538"/>
        <w:gridCol w:w="1729"/>
        <w:gridCol w:w="5118"/>
      </w:tblGrid>
      <w:tr w:rsidR="00722ED2" w:rsidRPr="00D329F2" w14:paraId="0AB62ADD" w14:textId="77777777" w:rsidTr="00F77BF8">
        <w:trPr>
          <w:cantSplit/>
        </w:trPr>
        <w:tc>
          <w:tcPr>
            <w:tcW w:w="2538" w:type="dxa"/>
          </w:tcPr>
          <w:p w14:paraId="19906B96" w14:textId="77777777" w:rsidR="00722ED2" w:rsidRPr="00ED52CB" w:rsidRDefault="00722ED2" w:rsidP="00F77BF8">
            <w:pPr>
              <w:rPr>
                <w:rFonts w:cs="Times New Roman"/>
                <w:b/>
                <w:sz w:val="16"/>
              </w:rPr>
            </w:pPr>
            <w:r w:rsidRPr="00ED52CB">
              <w:rPr>
                <w:rFonts w:cs="Times New Roman"/>
                <w:b/>
                <w:sz w:val="16"/>
              </w:rPr>
              <w:t>Attribute Name</w:t>
            </w:r>
          </w:p>
        </w:tc>
        <w:tc>
          <w:tcPr>
            <w:tcW w:w="1726" w:type="dxa"/>
          </w:tcPr>
          <w:p w14:paraId="547C0ED7" w14:textId="77777777" w:rsidR="00722ED2" w:rsidRPr="00ED52CB" w:rsidRDefault="00722ED2" w:rsidP="00F77BF8">
            <w:pPr>
              <w:rPr>
                <w:rFonts w:cs="Times New Roman"/>
                <w:b/>
                <w:sz w:val="16"/>
              </w:rPr>
            </w:pPr>
            <w:r>
              <w:rPr>
                <w:rFonts w:cs="Times New Roman"/>
                <w:b/>
                <w:sz w:val="16"/>
              </w:rPr>
              <w:t>Lifecycle Stereotype (empty = Mature)</w:t>
            </w:r>
          </w:p>
        </w:tc>
        <w:tc>
          <w:tcPr>
            <w:tcW w:w="5118" w:type="dxa"/>
          </w:tcPr>
          <w:p w14:paraId="36523489" w14:textId="77777777" w:rsidR="00722ED2" w:rsidRPr="00ED52CB" w:rsidRDefault="00722ED2" w:rsidP="00F77BF8">
            <w:pPr>
              <w:rPr>
                <w:rFonts w:cs="Times New Roman"/>
                <w:b/>
                <w:sz w:val="16"/>
              </w:rPr>
            </w:pPr>
            <w:r w:rsidRPr="00ED52CB">
              <w:rPr>
                <w:rFonts w:cs="Times New Roman"/>
                <w:b/>
                <w:sz w:val="16"/>
              </w:rPr>
              <w:t>Description</w:t>
            </w:r>
          </w:p>
        </w:tc>
      </w:tr>
      <w:tr w:rsidR="00722ED2" w14:paraId="1782E1A8" w14:textId="77777777" w:rsidTr="00F77BF8">
        <w:trPr>
          <w:cantSplit/>
          <w:tblHeader w:val="0"/>
        </w:trPr>
        <w:tc>
          <w:tcPr>
            <w:tcW w:w="2535" w:type="dxa"/>
          </w:tcPr>
          <w:p w14:paraId="09971184" w14:textId="77777777" w:rsidR="00722ED2" w:rsidRPr="00DE56B2" w:rsidRDefault="00722ED2" w:rsidP="00F77BF8">
            <w:pPr>
              <w:rPr>
                <w:sz w:val="16"/>
                <w:szCs w:val="16"/>
              </w:rPr>
            </w:pPr>
            <w:r w:rsidRPr="00DE56B2">
              <w:rPr>
                <w:sz w:val="16"/>
                <w:szCs w:val="16"/>
              </w:rPr>
              <w:t>description</w:t>
            </w:r>
          </w:p>
        </w:tc>
        <w:tc>
          <w:tcPr>
            <w:tcW w:w="1729" w:type="dxa"/>
          </w:tcPr>
          <w:p w14:paraId="0387B565" w14:textId="77777777" w:rsidR="00722ED2" w:rsidRPr="00073611" w:rsidRDefault="00722ED2" w:rsidP="00F77BF8">
            <w:pPr>
              <w:rPr>
                <w:color w:val="7030A0"/>
                <w:sz w:val="16"/>
                <w:szCs w:val="16"/>
              </w:rPr>
            </w:pPr>
            <w:r>
              <w:rPr>
                <w:color w:val="7030A0"/>
                <w:sz w:val="16"/>
                <w:szCs w:val="16"/>
              </w:rPr>
              <w:t xml:space="preserve"> </w:t>
            </w:r>
            <w:r>
              <w:rPr>
                <w:sz w:val="16"/>
                <w:szCs w:val="16"/>
              </w:rPr>
              <w:t>Preliminary</w:t>
            </w:r>
          </w:p>
          <w:p w14:paraId="08469F43" w14:textId="77777777" w:rsidR="00722ED2" w:rsidRDefault="00722ED2" w:rsidP="00F77BF8">
            <w:pPr>
              <w:contextualSpacing/>
              <w:rPr>
                <w:color w:val="7030A0"/>
                <w:sz w:val="16"/>
                <w:szCs w:val="16"/>
              </w:rPr>
            </w:pPr>
          </w:p>
        </w:tc>
        <w:tc>
          <w:tcPr>
            <w:tcW w:w="5118" w:type="dxa"/>
          </w:tcPr>
          <w:p w14:paraId="18589054" w14:textId="77777777" w:rsidR="00722ED2" w:rsidRDefault="00722ED2" w:rsidP="00F77BF8">
            <w:pPr>
              <w:rPr>
                <w:color w:val="7030A0"/>
                <w:sz w:val="16"/>
                <w:szCs w:val="16"/>
              </w:rPr>
            </w:pPr>
            <w:r>
              <w:rPr>
                <w:sz w:val="16"/>
                <w:szCs w:val="16"/>
              </w:rPr>
              <w:t>A description of the TeElement.</w:t>
            </w:r>
          </w:p>
          <w:p w14:paraId="18A5A8D4" w14:textId="77777777" w:rsidR="00722ED2" w:rsidRDefault="00722ED2" w:rsidP="00F77BF8">
            <w:pPr>
              <w:rPr>
                <w:color w:val="7030A0"/>
                <w:sz w:val="16"/>
                <w:szCs w:val="16"/>
              </w:rPr>
            </w:pPr>
          </w:p>
          <w:p w14:paraId="264A9D57" w14:textId="77777777" w:rsidR="00722ED2" w:rsidRDefault="00722ED2" w:rsidP="00F77BF8">
            <w:pPr>
              <w:rPr>
                <w:color w:val="7030A0"/>
                <w:sz w:val="16"/>
                <w:szCs w:val="16"/>
              </w:rPr>
            </w:pPr>
          </w:p>
        </w:tc>
      </w:tr>
      <w:tr w:rsidR="00722ED2" w14:paraId="5F19E5B8" w14:textId="77777777" w:rsidTr="00F77BF8">
        <w:trPr>
          <w:cantSplit/>
          <w:tblHeader w:val="0"/>
        </w:trPr>
        <w:tc>
          <w:tcPr>
            <w:tcW w:w="2535" w:type="dxa"/>
          </w:tcPr>
          <w:p w14:paraId="1317B5B6" w14:textId="77777777" w:rsidR="00722ED2" w:rsidRPr="00DE56B2" w:rsidRDefault="00722ED2" w:rsidP="00F77BF8">
            <w:pPr>
              <w:rPr>
                <w:sz w:val="16"/>
                <w:szCs w:val="16"/>
              </w:rPr>
            </w:pPr>
            <w:r w:rsidRPr="00DE56B2">
              <w:rPr>
                <w:sz w:val="16"/>
                <w:szCs w:val="16"/>
              </w:rPr>
              <w:t>relevance</w:t>
            </w:r>
          </w:p>
        </w:tc>
        <w:tc>
          <w:tcPr>
            <w:tcW w:w="1729" w:type="dxa"/>
          </w:tcPr>
          <w:p w14:paraId="0FA2CC21" w14:textId="77777777" w:rsidR="00722ED2" w:rsidRPr="00073611" w:rsidRDefault="00722ED2" w:rsidP="00F77BF8">
            <w:pPr>
              <w:rPr>
                <w:color w:val="7030A0"/>
                <w:sz w:val="16"/>
                <w:szCs w:val="16"/>
              </w:rPr>
            </w:pPr>
            <w:r>
              <w:rPr>
                <w:color w:val="7030A0"/>
                <w:sz w:val="16"/>
                <w:szCs w:val="16"/>
              </w:rPr>
              <w:t xml:space="preserve"> </w:t>
            </w:r>
            <w:r>
              <w:rPr>
                <w:sz w:val="16"/>
                <w:szCs w:val="16"/>
              </w:rPr>
              <w:t>Experimental</w:t>
            </w:r>
          </w:p>
          <w:p w14:paraId="737DCCA0" w14:textId="77777777" w:rsidR="00722ED2" w:rsidRDefault="00722ED2" w:rsidP="00F77BF8">
            <w:pPr>
              <w:contextualSpacing/>
              <w:rPr>
                <w:color w:val="7030A0"/>
                <w:sz w:val="16"/>
                <w:szCs w:val="16"/>
              </w:rPr>
            </w:pPr>
          </w:p>
        </w:tc>
        <w:tc>
          <w:tcPr>
            <w:tcW w:w="5118" w:type="dxa"/>
          </w:tcPr>
          <w:p w14:paraId="3C2010A2" w14:textId="77777777" w:rsidR="00722ED2" w:rsidRDefault="00722ED2" w:rsidP="00F77BF8">
            <w:pPr>
              <w:rPr>
                <w:color w:val="7030A0"/>
                <w:sz w:val="16"/>
                <w:szCs w:val="16"/>
              </w:rPr>
            </w:pPr>
            <w:r>
              <w:rPr>
                <w:sz w:val="16"/>
                <w:szCs w:val="16"/>
              </w:rPr>
              <w:t>The essence of the element.</w:t>
            </w:r>
            <w:r>
              <w:rPr>
                <w:sz w:val="16"/>
                <w:szCs w:val="16"/>
              </w:rPr>
              <w:br/>
              <w:t>For example it may represent a set of non-work days.</w:t>
            </w:r>
            <w:r>
              <w:rPr>
                <w:sz w:val="16"/>
                <w:szCs w:val="16"/>
              </w:rPr>
              <w:br/>
              <w:t>This is a free form string so relevance is not a formal parameter.</w:t>
            </w:r>
          </w:p>
          <w:p w14:paraId="352AF018" w14:textId="77777777" w:rsidR="00722ED2" w:rsidRDefault="00722ED2" w:rsidP="00F77BF8">
            <w:pPr>
              <w:rPr>
                <w:color w:val="7030A0"/>
                <w:sz w:val="16"/>
                <w:szCs w:val="16"/>
              </w:rPr>
            </w:pPr>
          </w:p>
          <w:p w14:paraId="4B498902" w14:textId="77777777" w:rsidR="00722ED2" w:rsidRDefault="00722ED2" w:rsidP="00F77BF8">
            <w:pPr>
              <w:rPr>
                <w:color w:val="7030A0"/>
                <w:sz w:val="16"/>
                <w:szCs w:val="16"/>
              </w:rPr>
            </w:pPr>
          </w:p>
        </w:tc>
      </w:tr>
      <w:tr w:rsidR="00722ED2" w14:paraId="501F468A" w14:textId="77777777" w:rsidTr="00F77BF8">
        <w:trPr>
          <w:cantSplit/>
          <w:tblHeader w:val="0"/>
        </w:trPr>
        <w:tc>
          <w:tcPr>
            <w:tcW w:w="2535" w:type="dxa"/>
          </w:tcPr>
          <w:p w14:paraId="7F8EB56E" w14:textId="77777777" w:rsidR="00722ED2" w:rsidRPr="00DE56B2" w:rsidRDefault="00722ED2" w:rsidP="00F77BF8">
            <w:pPr>
              <w:rPr>
                <w:sz w:val="16"/>
                <w:szCs w:val="16"/>
              </w:rPr>
            </w:pPr>
            <w:r w:rsidRPr="00DE56B2">
              <w:rPr>
                <w:sz w:val="16"/>
                <w:szCs w:val="16"/>
              </w:rPr>
              <w:t>timeZone</w:t>
            </w:r>
          </w:p>
        </w:tc>
        <w:tc>
          <w:tcPr>
            <w:tcW w:w="1729" w:type="dxa"/>
          </w:tcPr>
          <w:p w14:paraId="20D34B41" w14:textId="77777777" w:rsidR="00722ED2" w:rsidRPr="00073611" w:rsidRDefault="00722ED2" w:rsidP="00F77BF8">
            <w:pPr>
              <w:rPr>
                <w:color w:val="7030A0"/>
                <w:sz w:val="16"/>
                <w:szCs w:val="16"/>
              </w:rPr>
            </w:pPr>
            <w:r>
              <w:rPr>
                <w:color w:val="7030A0"/>
                <w:sz w:val="16"/>
                <w:szCs w:val="16"/>
              </w:rPr>
              <w:t xml:space="preserve"> </w:t>
            </w:r>
            <w:r>
              <w:rPr>
                <w:sz w:val="16"/>
                <w:szCs w:val="16"/>
              </w:rPr>
              <w:t>Preliminary</w:t>
            </w:r>
          </w:p>
          <w:p w14:paraId="64FAADB0" w14:textId="77777777" w:rsidR="00722ED2" w:rsidRDefault="00722ED2" w:rsidP="00F77BF8">
            <w:pPr>
              <w:contextualSpacing/>
              <w:rPr>
                <w:color w:val="7030A0"/>
                <w:sz w:val="16"/>
                <w:szCs w:val="16"/>
              </w:rPr>
            </w:pPr>
          </w:p>
        </w:tc>
        <w:tc>
          <w:tcPr>
            <w:tcW w:w="5118" w:type="dxa"/>
          </w:tcPr>
          <w:p w14:paraId="7FE6382A" w14:textId="77777777" w:rsidR="00722ED2" w:rsidRDefault="00722ED2" w:rsidP="00F77BF8">
            <w:pPr>
              <w:rPr>
                <w:color w:val="7030A0"/>
                <w:sz w:val="16"/>
                <w:szCs w:val="16"/>
              </w:rPr>
            </w:pPr>
            <w:r>
              <w:rPr>
                <w:sz w:val="16"/>
                <w:szCs w:val="16"/>
              </w:rPr>
              <w:t>Identifies the timezone that was used to construct the element.</w:t>
            </w:r>
            <w:r>
              <w:rPr>
                <w:sz w:val="16"/>
                <w:szCs w:val="16"/>
              </w:rPr>
              <w:br/>
              <w:t>This is especially relevant when considering periods related to days as the day boundary in one timezone is in the middle of the day in another.</w:t>
            </w:r>
          </w:p>
          <w:p w14:paraId="3E058D6F" w14:textId="77777777" w:rsidR="00722ED2" w:rsidRDefault="00722ED2" w:rsidP="00F77BF8">
            <w:pPr>
              <w:rPr>
                <w:color w:val="7030A0"/>
                <w:sz w:val="16"/>
                <w:szCs w:val="16"/>
              </w:rPr>
            </w:pPr>
          </w:p>
          <w:p w14:paraId="760F9DA2" w14:textId="77777777" w:rsidR="00722ED2" w:rsidRDefault="00722ED2" w:rsidP="00F77BF8">
            <w:pPr>
              <w:rPr>
                <w:color w:val="7030A0"/>
                <w:sz w:val="16"/>
                <w:szCs w:val="16"/>
              </w:rPr>
            </w:pPr>
          </w:p>
        </w:tc>
      </w:tr>
      <w:tr w:rsidR="00722ED2" w14:paraId="1E6F4753" w14:textId="77777777" w:rsidTr="00F77BF8">
        <w:trPr>
          <w:cantSplit/>
          <w:tblHeader w:val="0"/>
        </w:trPr>
        <w:tc>
          <w:tcPr>
            <w:tcW w:w="2535" w:type="dxa"/>
          </w:tcPr>
          <w:p w14:paraId="5AE1EB2E" w14:textId="77777777" w:rsidR="00722ED2" w:rsidRPr="00DE56B2" w:rsidRDefault="00722ED2" w:rsidP="00F77BF8">
            <w:pPr>
              <w:rPr>
                <w:sz w:val="16"/>
                <w:szCs w:val="16"/>
              </w:rPr>
            </w:pPr>
            <w:r w:rsidRPr="00DE56B2">
              <w:rPr>
                <w:sz w:val="16"/>
                <w:szCs w:val="16"/>
              </w:rPr>
              <w:t>dstDates</w:t>
            </w:r>
          </w:p>
        </w:tc>
        <w:tc>
          <w:tcPr>
            <w:tcW w:w="1729" w:type="dxa"/>
          </w:tcPr>
          <w:p w14:paraId="280835C1" w14:textId="77777777" w:rsidR="00722ED2" w:rsidRPr="00073611" w:rsidRDefault="00722ED2" w:rsidP="00F77BF8">
            <w:pPr>
              <w:rPr>
                <w:color w:val="7030A0"/>
                <w:sz w:val="16"/>
                <w:szCs w:val="16"/>
              </w:rPr>
            </w:pPr>
            <w:r>
              <w:rPr>
                <w:color w:val="7030A0"/>
                <w:sz w:val="16"/>
                <w:szCs w:val="16"/>
              </w:rPr>
              <w:t xml:space="preserve"> </w:t>
            </w:r>
            <w:r>
              <w:rPr>
                <w:sz w:val="16"/>
                <w:szCs w:val="16"/>
              </w:rPr>
              <w:t>Experimental</w:t>
            </w:r>
          </w:p>
          <w:p w14:paraId="5E02F21F" w14:textId="77777777" w:rsidR="00722ED2" w:rsidRDefault="00722ED2" w:rsidP="00F77BF8">
            <w:pPr>
              <w:contextualSpacing/>
              <w:rPr>
                <w:color w:val="7030A0"/>
                <w:sz w:val="16"/>
                <w:szCs w:val="16"/>
              </w:rPr>
            </w:pPr>
          </w:p>
        </w:tc>
        <w:tc>
          <w:tcPr>
            <w:tcW w:w="5118" w:type="dxa"/>
          </w:tcPr>
          <w:p w14:paraId="320F7444" w14:textId="42999B71" w:rsidR="00722ED2" w:rsidRDefault="00722ED2" w:rsidP="00F77BF8">
            <w:pPr>
              <w:rPr>
                <w:color w:val="7030A0"/>
                <w:sz w:val="16"/>
                <w:szCs w:val="16"/>
              </w:rPr>
            </w:pPr>
            <w:r>
              <w:rPr>
                <w:sz w:val="16"/>
                <w:szCs w:val="16"/>
              </w:rPr>
              <w:t xml:space="preserve">Indicates whether the time </w:t>
            </w:r>
            <w:del w:id="62" w:author="Malcolm Betts" w:date="2023-10-12T12:32:00Z">
              <w:r w:rsidDel="00C34584">
                <w:rPr>
                  <w:sz w:val="16"/>
                  <w:szCs w:val="16"/>
                </w:rPr>
                <w:delText>s</w:delText>
              </w:r>
            </w:del>
            <w:ins w:id="63" w:author="Malcolm Betts" w:date="2023-10-12T12:32:00Z">
              <w:r w:rsidR="00C34584">
                <w:rPr>
                  <w:sz w:val="16"/>
                  <w:szCs w:val="16"/>
                </w:rPr>
                <w:t>z</w:t>
              </w:r>
            </w:ins>
            <w:r>
              <w:rPr>
                <w:sz w:val="16"/>
                <w:szCs w:val="16"/>
              </w:rPr>
              <w:t xml:space="preserve">one has </w:t>
            </w:r>
            <w:commentRangeStart w:id="64"/>
            <w:r>
              <w:rPr>
                <w:sz w:val="16"/>
                <w:szCs w:val="16"/>
              </w:rPr>
              <w:t xml:space="preserve">leap years </w:t>
            </w:r>
            <w:commentRangeEnd w:id="64"/>
            <w:r w:rsidR="00A14E43">
              <w:rPr>
                <w:rStyle w:val="CommentReference"/>
              </w:rPr>
              <w:commentReference w:id="64"/>
            </w:r>
            <w:r>
              <w:rPr>
                <w:sz w:val="16"/>
                <w:szCs w:val="16"/>
              </w:rPr>
              <w:t>and provides the relevant detail.</w:t>
            </w:r>
          </w:p>
          <w:p w14:paraId="15EC28DA" w14:textId="77777777" w:rsidR="00722ED2" w:rsidRDefault="00722ED2" w:rsidP="00F77BF8">
            <w:pPr>
              <w:rPr>
                <w:color w:val="7030A0"/>
                <w:sz w:val="16"/>
                <w:szCs w:val="16"/>
              </w:rPr>
            </w:pPr>
          </w:p>
          <w:p w14:paraId="1FE7E600" w14:textId="77777777" w:rsidR="00722ED2" w:rsidRDefault="00722ED2" w:rsidP="00F77BF8">
            <w:pPr>
              <w:rPr>
                <w:color w:val="7030A0"/>
                <w:sz w:val="16"/>
                <w:szCs w:val="16"/>
              </w:rPr>
            </w:pPr>
          </w:p>
        </w:tc>
      </w:tr>
      <w:tr w:rsidR="00722ED2" w14:paraId="540BE26A" w14:textId="77777777" w:rsidTr="00F77BF8">
        <w:trPr>
          <w:cantSplit/>
          <w:tblHeader w:val="0"/>
        </w:trPr>
        <w:tc>
          <w:tcPr>
            <w:tcW w:w="2535" w:type="dxa"/>
          </w:tcPr>
          <w:p w14:paraId="2E0FECE8" w14:textId="77777777" w:rsidR="00722ED2" w:rsidRPr="00DE56B2" w:rsidRDefault="00722ED2" w:rsidP="00F77BF8">
            <w:pPr>
              <w:rPr>
                <w:sz w:val="16"/>
                <w:szCs w:val="16"/>
              </w:rPr>
            </w:pPr>
            <w:r w:rsidRPr="00DE56B2">
              <w:rPr>
                <w:sz w:val="16"/>
                <w:szCs w:val="16"/>
              </w:rPr>
              <w:t>_incorporatedTeReference</w:t>
            </w:r>
          </w:p>
        </w:tc>
        <w:tc>
          <w:tcPr>
            <w:tcW w:w="1729" w:type="dxa"/>
          </w:tcPr>
          <w:p w14:paraId="34004B23" w14:textId="77777777" w:rsidR="00722ED2" w:rsidRPr="00073611" w:rsidRDefault="00722ED2" w:rsidP="00F77BF8">
            <w:pPr>
              <w:rPr>
                <w:color w:val="7030A0"/>
                <w:sz w:val="16"/>
                <w:szCs w:val="16"/>
              </w:rPr>
            </w:pPr>
            <w:r>
              <w:rPr>
                <w:color w:val="7030A0"/>
                <w:sz w:val="16"/>
                <w:szCs w:val="16"/>
              </w:rPr>
              <w:t xml:space="preserve"> </w:t>
            </w:r>
            <w:r>
              <w:rPr>
                <w:sz w:val="16"/>
                <w:szCs w:val="16"/>
              </w:rPr>
              <w:t>Experimental</w:t>
            </w:r>
          </w:p>
          <w:p w14:paraId="0A4F42CD" w14:textId="77777777" w:rsidR="00722ED2" w:rsidRDefault="00722ED2" w:rsidP="00F77BF8">
            <w:pPr>
              <w:contextualSpacing/>
              <w:rPr>
                <w:color w:val="7030A0"/>
                <w:sz w:val="16"/>
                <w:szCs w:val="16"/>
              </w:rPr>
            </w:pPr>
          </w:p>
        </w:tc>
        <w:tc>
          <w:tcPr>
            <w:tcW w:w="5118" w:type="dxa"/>
          </w:tcPr>
          <w:p w14:paraId="1DC27815" w14:textId="77777777" w:rsidR="00722ED2" w:rsidRDefault="00722ED2" w:rsidP="00F77BF8">
            <w:pPr>
              <w:rPr>
                <w:color w:val="7030A0"/>
                <w:sz w:val="16"/>
                <w:szCs w:val="16"/>
              </w:rPr>
            </w:pPr>
            <w:r>
              <w:rPr>
                <w:sz w:val="16"/>
                <w:szCs w:val="16"/>
              </w:rPr>
              <w:t>Referencing TeElements that are combined with this TeElement in a TemporalExpression.</w:t>
            </w:r>
          </w:p>
          <w:p w14:paraId="48858DA7" w14:textId="77777777" w:rsidR="00722ED2" w:rsidRDefault="00722ED2" w:rsidP="00F77BF8">
            <w:pPr>
              <w:rPr>
                <w:color w:val="7030A0"/>
                <w:sz w:val="16"/>
                <w:szCs w:val="16"/>
              </w:rPr>
            </w:pPr>
          </w:p>
          <w:p w14:paraId="46981935" w14:textId="77777777" w:rsidR="00722ED2" w:rsidRDefault="00722ED2" w:rsidP="00F77BF8">
            <w:pPr>
              <w:rPr>
                <w:color w:val="7030A0"/>
                <w:sz w:val="16"/>
                <w:szCs w:val="16"/>
              </w:rPr>
            </w:pPr>
          </w:p>
        </w:tc>
      </w:tr>
    </w:tbl>
    <w:p w14:paraId="66F9E661" w14:textId="77777777" w:rsidR="00722ED2" w:rsidRPr="004B1770" w:rsidRDefault="00722ED2" w:rsidP="00722ED2">
      <w:pPr>
        <w:rPr>
          <w:color w:val="7030A0"/>
        </w:rPr>
      </w:pPr>
    </w:p>
    <w:p w14:paraId="1C080A55" w14:textId="77777777" w:rsidR="00722ED2" w:rsidRDefault="00722ED2" w:rsidP="00722ED2">
      <w:pPr>
        <w:spacing w:after="0"/>
        <w:rPr>
          <w:color w:val="7030A0"/>
        </w:rPr>
      </w:pPr>
    </w:p>
    <w:p w14:paraId="7B81125A" w14:textId="77777777" w:rsidR="00422A0D" w:rsidRPr="00D0398B" w:rsidRDefault="00422A0D" w:rsidP="00422A0D">
      <w:pPr>
        <w:pStyle w:val="Heading3"/>
      </w:pPr>
      <w:r>
        <w:lastRenderedPageBreak/>
        <w:t>TemporalExpression</w:t>
      </w:r>
    </w:p>
    <w:p w14:paraId="21A9FEBC" w14:textId="77777777" w:rsidR="00722ED2" w:rsidRDefault="00722ED2" w:rsidP="00722ED2">
      <w:pPr>
        <w:rPr>
          <w:color w:val="7030A0"/>
        </w:rPr>
      </w:pPr>
      <w:r>
        <w:t>Qualified Name: TemporalExpression::Model::TemporalExpression</w:t>
      </w:r>
    </w:p>
    <w:p w14:paraId="119E257A" w14:textId="77777777" w:rsidR="00722ED2" w:rsidRPr="00AF4D36" w:rsidRDefault="00722ED2" w:rsidP="00722ED2">
      <w:pPr>
        <w:spacing w:after="0"/>
        <w:rPr>
          <w:color w:val="7030A0"/>
          <w:szCs w:val="24"/>
        </w:rPr>
      </w:pPr>
      <w:r w:rsidRPr="00AF4D36">
        <w:rPr>
          <w:szCs w:val="24"/>
        </w:rPr>
        <w:t>The temporal expression defines the existence or operation of some entity or duration of some state, value, range, etc. of some property.</w:t>
      </w:r>
      <w:r w:rsidRPr="00AF4D36">
        <w:rPr>
          <w:szCs w:val="24"/>
        </w:rPr>
        <w:br/>
        <w:t>A number of properties and/or entities may follow the same temporal expression.</w:t>
      </w:r>
    </w:p>
    <w:p w14:paraId="7B106F1E" w14:textId="77777777" w:rsidR="00722ED2" w:rsidRDefault="00722ED2" w:rsidP="00722ED2">
      <w:pPr>
        <w:spacing w:after="0"/>
        <w:rPr>
          <w:bCs/>
          <w:color w:val="auto"/>
        </w:rPr>
      </w:pPr>
    </w:p>
    <w:p w14:paraId="4083BBC6" w14:textId="77777777" w:rsidR="00722ED2" w:rsidRDefault="00722ED2" w:rsidP="00722ED2">
      <w:pPr>
        <w:spacing w:after="0"/>
        <w:rPr>
          <w:bCs/>
          <w:color w:val="auto"/>
        </w:rPr>
      </w:pPr>
      <w:r>
        <w:rPr>
          <w:bCs/>
          <w:color w:val="auto"/>
        </w:rPr>
        <w:t>Inherits properties from:</w:t>
      </w:r>
    </w:p>
    <w:p w14:paraId="18C767BC" w14:textId="77777777" w:rsidR="00722ED2" w:rsidRPr="0024115B" w:rsidRDefault="00722ED2" w:rsidP="00CB447F">
      <w:pPr>
        <w:pStyle w:val="ListParagraph"/>
        <w:numPr>
          <w:ilvl w:val="0"/>
          <w:numId w:val="4"/>
        </w:numPr>
        <w:spacing w:after="0"/>
        <w:rPr>
          <w:bCs/>
          <w:color w:val="auto"/>
        </w:rPr>
      </w:pPr>
      <w:r w:rsidRPr="0024115B">
        <w:rPr>
          <w:bCs/>
          <w:color w:val="auto"/>
        </w:rPr>
        <w:t>GlobalClass</w:t>
      </w:r>
    </w:p>
    <w:p w14:paraId="34E351BE" w14:textId="77777777" w:rsidR="00722ED2" w:rsidRDefault="00722ED2" w:rsidP="00722ED2">
      <w:pPr>
        <w:rPr>
          <w:color w:val="7030A0"/>
        </w:rPr>
      </w:pPr>
      <w:r>
        <w:t>This class is Preliminary.</w:t>
      </w:r>
    </w:p>
    <w:p w14:paraId="0FC3B394" w14:textId="77777777" w:rsidR="00722ED2" w:rsidRDefault="00722ED2" w:rsidP="00722ED2">
      <w:pPr>
        <w:rPr>
          <w:color w:val="7030A0"/>
        </w:rPr>
      </w:pPr>
      <w:r>
        <w:t>This class is AggRoot.</w:t>
      </w:r>
    </w:p>
    <w:p w14:paraId="61CCE82A" w14:textId="77777777" w:rsidR="00722ED2" w:rsidRPr="003F0E3A" w:rsidRDefault="00722ED2" w:rsidP="00722ED2">
      <w:pPr>
        <w:pStyle w:val="Caption"/>
        <w:keepNext/>
      </w:pPr>
      <w:bookmarkStart w:id="65" w:name="_Toc148004174"/>
      <w:r w:rsidRPr="00484CAE">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w:t>
      </w:r>
      <w:r>
        <w:rPr>
          <w:rFonts w:hint="eastAsia"/>
        </w:rPr>
        <w:t xml:space="preserve"> Attributes</w:t>
      </w:r>
      <w:r w:rsidRPr="00484CAE">
        <w:t xml:space="preserve"> </w:t>
      </w:r>
      <w:r>
        <w:t>for TemporalExpression</w:t>
      </w:r>
      <w:bookmarkEnd w:id="65"/>
    </w:p>
    <w:tbl>
      <w:tblPr>
        <w:tblStyle w:val="TableGrid"/>
        <w:tblW w:w="0" w:type="auto"/>
        <w:tblLayout w:type="fixed"/>
        <w:tblLook w:val="04A0" w:firstRow="1" w:lastRow="0" w:firstColumn="1" w:lastColumn="0" w:noHBand="0" w:noVBand="1"/>
      </w:tblPr>
      <w:tblGrid>
        <w:gridCol w:w="2538"/>
        <w:gridCol w:w="1729"/>
        <w:gridCol w:w="5118"/>
      </w:tblGrid>
      <w:tr w:rsidR="00722ED2" w:rsidRPr="00D329F2" w14:paraId="5A2E0405" w14:textId="77777777" w:rsidTr="00F77BF8">
        <w:trPr>
          <w:cantSplit/>
        </w:trPr>
        <w:tc>
          <w:tcPr>
            <w:tcW w:w="2538" w:type="dxa"/>
          </w:tcPr>
          <w:p w14:paraId="0CF38454" w14:textId="77777777" w:rsidR="00722ED2" w:rsidRPr="00ED52CB" w:rsidRDefault="00722ED2" w:rsidP="00F77BF8">
            <w:pPr>
              <w:rPr>
                <w:rFonts w:cs="Times New Roman"/>
                <w:b/>
                <w:sz w:val="16"/>
              </w:rPr>
            </w:pPr>
            <w:r w:rsidRPr="00ED52CB">
              <w:rPr>
                <w:rFonts w:cs="Times New Roman"/>
                <w:b/>
                <w:sz w:val="16"/>
              </w:rPr>
              <w:t>Attribute Name</w:t>
            </w:r>
          </w:p>
        </w:tc>
        <w:tc>
          <w:tcPr>
            <w:tcW w:w="1726" w:type="dxa"/>
          </w:tcPr>
          <w:p w14:paraId="752841A9" w14:textId="77777777" w:rsidR="00722ED2" w:rsidRPr="00ED52CB" w:rsidRDefault="00722ED2" w:rsidP="00F77BF8">
            <w:pPr>
              <w:rPr>
                <w:rFonts w:cs="Times New Roman"/>
                <w:b/>
                <w:sz w:val="16"/>
              </w:rPr>
            </w:pPr>
            <w:r>
              <w:rPr>
                <w:rFonts w:cs="Times New Roman"/>
                <w:b/>
                <w:sz w:val="16"/>
              </w:rPr>
              <w:t>Lifecycle Stereotype (empty = Mature)</w:t>
            </w:r>
          </w:p>
        </w:tc>
        <w:tc>
          <w:tcPr>
            <w:tcW w:w="5118" w:type="dxa"/>
          </w:tcPr>
          <w:p w14:paraId="246BE49C" w14:textId="77777777" w:rsidR="00722ED2" w:rsidRPr="00ED52CB" w:rsidRDefault="00722ED2" w:rsidP="00F77BF8">
            <w:pPr>
              <w:rPr>
                <w:rFonts w:cs="Times New Roman"/>
                <w:b/>
                <w:sz w:val="16"/>
              </w:rPr>
            </w:pPr>
            <w:r w:rsidRPr="00ED52CB">
              <w:rPr>
                <w:rFonts w:cs="Times New Roman"/>
                <w:b/>
                <w:sz w:val="16"/>
              </w:rPr>
              <w:t>Description</w:t>
            </w:r>
          </w:p>
        </w:tc>
      </w:tr>
      <w:tr w:rsidR="00722ED2" w14:paraId="261F50EC" w14:textId="77777777" w:rsidTr="00F77BF8">
        <w:trPr>
          <w:cantSplit/>
          <w:tblHeader w:val="0"/>
        </w:trPr>
        <w:tc>
          <w:tcPr>
            <w:tcW w:w="2535" w:type="dxa"/>
          </w:tcPr>
          <w:p w14:paraId="325D1B5E" w14:textId="77777777" w:rsidR="00722ED2" w:rsidRPr="00DE56B2" w:rsidRDefault="00722ED2" w:rsidP="00F77BF8">
            <w:pPr>
              <w:rPr>
                <w:sz w:val="16"/>
                <w:szCs w:val="16"/>
              </w:rPr>
            </w:pPr>
            <w:r w:rsidRPr="00DE56B2">
              <w:rPr>
                <w:sz w:val="16"/>
                <w:szCs w:val="16"/>
              </w:rPr>
              <w:t>description</w:t>
            </w:r>
          </w:p>
        </w:tc>
        <w:tc>
          <w:tcPr>
            <w:tcW w:w="1729" w:type="dxa"/>
          </w:tcPr>
          <w:p w14:paraId="38EFC00A" w14:textId="77777777" w:rsidR="00722ED2" w:rsidRPr="00073611" w:rsidRDefault="00722ED2" w:rsidP="00F77BF8">
            <w:pPr>
              <w:rPr>
                <w:color w:val="7030A0"/>
                <w:sz w:val="16"/>
                <w:szCs w:val="16"/>
              </w:rPr>
            </w:pPr>
            <w:r>
              <w:rPr>
                <w:color w:val="7030A0"/>
                <w:sz w:val="16"/>
                <w:szCs w:val="16"/>
              </w:rPr>
              <w:t xml:space="preserve"> </w:t>
            </w:r>
            <w:r>
              <w:rPr>
                <w:sz w:val="16"/>
                <w:szCs w:val="16"/>
              </w:rPr>
              <w:t>Preliminary</w:t>
            </w:r>
          </w:p>
          <w:p w14:paraId="60A6FFC5" w14:textId="77777777" w:rsidR="00722ED2" w:rsidRDefault="00722ED2" w:rsidP="00F77BF8">
            <w:pPr>
              <w:contextualSpacing/>
              <w:rPr>
                <w:color w:val="7030A0"/>
                <w:sz w:val="16"/>
                <w:szCs w:val="16"/>
              </w:rPr>
            </w:pPr>
          </w:p>
        </w:tc>
        <w:tc>
          <w:tcPr>
            <w:tcW w:w="5118" w:type="dxa"/>
          </w:tcPr>
          <w:p w14:paraId="01AF14FE" w14:textId="77777777" w:rsidR="00722ED2" w:rsidRDefault="00722ED2" w:rsidP="00F77BF8">
            <w:pPr>
              <w:rPr>
                <w:color w:val="7030A0"/>
                <w:sz w:val="16"/>
                <w:szCs w:val="16"/>
              </w:rPr>
            </w:pPr>
            <w:r>
              <w:rPr>
                <w:sz w:val="16"/>
                <w:szCs w:val="16"/>
              </w:rPr>
              <w:t>A human readable summary of the temporal expression.</w:t>
            </w:r>
          </w:p>
          <w:p w14:paraId="34C50162" w14:textId="77777777" w:rsidR="00722ED2" w:rsidRDefault="00722ED2" w:rsidP="00F77BF8">
            <w:pPr>
              <w:rPr>
                <w:color w:val="7030A0"/>
                <w:sz w:val="16"/>
                <w:szCs w:val="16"/>
              </w:rPr>
            </w:pPr>
          </w:p>
          <w:p w14:paraId="04D2CD6C" w14:textId="77777777" w:rsidR="00722ED2" w:rsidRDefault="00722ED2" w:rsidP="00F77BF8">
            <w:pPr>
              <w:rPr>
                <w:color w:val="7030A0"/>
                <w:sz w:val="16"/>
                <w:szCs w:val="16"/>
              </w:rPr>
            </w:pPr>
          </w:p>
        </w:tc>
      </w:tr>
      <w:tr w:rsidR="00722ED2" w14:paraId="6FFE9869" w14:textId="77777777" w:rsidTr="00F77BF8">
        <w:trPr>
          <w:cantSplit/>
          <w:tblHeader w:val="0"/>
        </w:trPr>
        <w:tc>
          <w:tcPr>
            <w:tcW w:w="2535" w:type="dxa"/>
          </w:tcPr>
          <w:p w14:paraId="1A70396A" w14:textId="77777777" w:rsidR="00722ED2" w:rsidRPr="00DE56B2" w:rsidRDefault="00722ED2" w:rsidP="00F77BF8">
            <w:pPr>
              <w:rPr>
                <w:sz w:val="16"/>
                <w:szCs w:val="16"/>
              </w:rPr>
            </w:pPr>
            <w:r w:rsidRPr="00DE56B2">
              <w:rPr>
                <w:sz w:val="16"/>
                <w:szCs w:val="16"/>
              </w:rPr>
              <w:t>_teElement</w:t>
            </w:r>
          </w:p>
        </w:tc>
        <w:tc>
          <w:tcPr>
            <w:tcW w:w="1729" w:type="dxa"/>
          </w:tcPr>
          <w:p w14:paraId="5E575C84" w14:textId="77777777" w:rsidR="00722ED2" w:rsidRPr="00073611" w:rsidRDefault="00722ED2" w:rsidP="00F77BF8">
            <w:pPr>
              <w:rPr>
                <w:color w:val="7030A0"/>
                <w:sz w:val="16"/>
                <w:szCs w:val="16"/>
              </w:rPr>
            </w:pPr>
            <w:r>
              <w:rPr>
                <w:color w:val="7030A0"/>
                <w:sz w:val="16"/>
                <w:szCs w:val="16"/>
              </w:rPr>
              <w:t xml:space="preserve"> </w:t>
            </w:r>
            <w:r>
              <w:rPr>
                <w:sz w:val="16"/>
                <w:szCs w:val="16"/>
              </w:rPr>
              <w:t>Preliminary</w:t>
            </w:r>
          </w:p>
          <w:p w14:paraId="588518F5" w14:textId="77777777" w:rsidR="00722ED2" w:rsidRDefault="00722ED2" w:rsidP="00F77BF8">
            <w:pPr>
              <w:contextualSpacing/>
              <w:rPr>
                <w:color w:val="7030A0"/>
                <w:sz w:val="16"/>
                <w:szCs w:val="16"/>
              </w:rPr>
            </w:pPr>
          </w:p>
        </w:tc>
        <w:tc>
          <w:tcPr>
            <w:tcW w:w="5118" w:type="dxa"/>
          </w:tcPr>
          <w:p w14:paraId="051B4327" w14:textId="77777777" w:rsidR="00722ED2" w:rsidRDefault="00722ED2" w:rsidP="00F77BF8">
            <w:pPr>
              <w:rPr>
                <w:color w:val="7030A0"/>
                <w:sz w:val="16"/>
                <w:szCs w:val="16"/>
              </w:rPr>
            </w:pPr>
            <w:r>
              <w:rPr>
                <w:sz w:val="16"/>
                <w:szCs w:val="16"/>
              </w:rPr>
              <w:t>An expression representing some periods of time as part of the temporal expression.</w:t>
            </w:r>
          </w:p>
          <w:p w14:paraId="01EBE1F9" w14:textId="77777777" w:rsidR="00722ED2" w:rsidRDefault="00722ED2" w:rsidP="00F77BF8">
            <w:pPr>
              <w:rPr>
                <w:color w:val="7030A0"/>
                <w:sz w:val="16"/>
                <w:szCs w:val="16"/>
              </w:rPr>
            </w:pPr>
          </w:p>
          <w:p w14:paraId="5148C6C7" w14:textId="77777777" w:rsidR="00722ED2" w:rsidRDefault="00722ED2" w:rsidP="00F77BF8">
            <w:pPr>
              <w:rPr>
                <w:color w:val="7030A0"/>
                <w:sz w:val="16"/>
                <w:szCs w:val="16"/>
              </w:rPr>
            </w:pPr>
          </w:p>
        </w:tc>
      </w:tr>
    </w:tbl>
    <w:p w14:paraId="1529D601" w14:textId="77777777" w:rsidR="00722ED2" w:rsidRPr="004B1770" w:rsidRDefault="00722ED2" w:rsidP="00722ED2">
      <w:pPr>
        <w:rPr>
          <w:color w:val="7030A0"/>
        </w:rPr>
      </w:pPr>
    </w:p>
    <w:p w14:paraId="0103A089" w14:textId="77777777" w:rsidR="00722ED2" w:rsidRDefault="00722ED2" w:rsidP="00722ED2">
      <w:pPr>
        <w:spacing w:after="0"/>
        <w:rPr>
          <w:color w:val="7030A0"/>
        </w:rPr>
      </w:pPr>
    </w:p>
    <w:p w14:paraId="4CABE84F" w14:textId="79FBF11E" w:rsidR="006C1DE7" w:rsidRDefault="006C1DE7" w:rsidP="00422A0D">
      <w:pPr>
        <w:spacing w:after="0"/>
        <w:rPr>
          <w:bCs/>
          <w:color w:val="7030A0"/>
        </w:rPr>
      </w:pPr>
    </w:p>
    <w:p w14:paraId="1EE3A021" w14:textId="001BDF43" w:rsidR="006C1DE7" w:rsidRDefault="006C1DE7" w:rsidP="006C1DE7">
      <w:pPr>
        <w:pStyle w:val="Heading2"/>
      </w:pPr>
      <w:bookmarkStart w:id="66" w:name="_Toc434403124"/>
      <w:r>
        <w:t>Temporal Expression Data Types</w:t>
      </w:r>
      <w:bookmarkEnd w:id="66"/>
    </w:p>
    <w:p w14:paraId="178B5B66" w14:textId="5AB87267" w:rsidR="00F31499" w:rsidRPr="00F31499" w:rsidRDefault="00F31499" w:rsidP="00F31499">
      <w:r>
        <w:t>This section provides the temporal expression data types.</w:t>
      </w:r>
    </w:p>
    <w:p w14:paraId="2DC23CFB" w14:textId="0FAA4114" w:rsidR="006C1DE7" w:rsidRDefault="006C1DE7" w:rsidP="006C1DE7">
      <w:pPr>
        <w:spacing w:after="0"/>
        <w:rPr>
          <w:bCs/>
          <w:color w:val="7030A0"/>
        </w:rPr>
      </w:pPr>
    </w:p>
    <w:p w14:paraId="20E59DFE" w14:textId="6A0AD251" w:rsidR="006C1DE7" w:rsidRPr="00D0398B" w:rsidRDefault="006C1DE7" w:rsidP="006C1DE7">
      <w:pPr>
        <w:pStyle w:val="Heading3"/>
      </w:pPr>
      <w:r>
        <w:t>MonthAndDay</w:t>
      </w:r>
    </w:p>
    <w:p w14:paraId="2FF9ED82" w14:textId="77777777" w:rsidR="00722ED2" w:rsidRDefault="00722ED2" w:rsidP="00722ED2">
      <w:pPr>
        <w:rPr>
          <w:color w:val="7030A0"/>
        </w:rPr>
      </w:pPr>
      <w:r>
        <w:t>Qualified Name: TemporalExpression::Model::MonthAndDay</w:t>
      </w:r>
    </w:p>
    <w:p w14:paraId="41E8B325" w14:textId="77777777" w:rsidR="00722ED2" w:rsidRDefault="00722ED2" w:rsidP="00722ED2">
      <w:pPr>
        <w:rPr>
          <w:color w:val="7030A0"/>
        </w:rPr>
      </w:pPr>
      <w:r>
        <w:t>Calendar date.</w:t>
      </w:r>
    </w:p>
    <w:p w14:paraId="7D169FFF" w14:textId="7C62F9CD" w:rsidR="00A14E43" w:rsidRDefault="00A14E43" w:rsidP="00A14E43">
      <w:pPr>
        <w:rPr>
          <w:ins w:id="67" w:author="Malcolm Betts" w:date="2023-10-12T12:41:00Z"/>
          <w:color w:val="7030A0"/>
        </w:rPr>
      </w:pPr>
      <w:ins w:id="68" w:author="Malcolm Betts" w:date="2023-10-12T12:41:00Z">
        <w:r>
          <w:t xml:space="preserve">This </w:t>
        </w:r>
        <w:r>
          <w:t>data type</w:t>
        </w:r>
        <w:r>
          <w:t xml:space="preserve"> </w:t>
        </w:r>
        <w:proofErr w:type="gramStart"/>
        <w:r>
          <w:t xml:space="preserve">is </w:t>
        </w:r>
        <w:r>
          <w:t>?</w:t>
        </w:r>
        <w:proofErr w:type="gramEnd"/>
      </w:ins>
    </w:p>
    <w:p w14:paraId="05324479" w14:textId="77777777" w:rsidR="00722ED2" w:rsidRPr="00974FC7" w:rsidRDefault="00722ED2" w:rsidP="00722ED2">
      <w:pPr>
        <w:spacing w:after="0"/>
        <w:rPr>
          <w:bCs/>
          <w:color w:val="7030A0"/>
        </w:rPr>
      </w:pPr>
    </w:p>
    <w:p w14:paraId="08099045" w14:textId="77777777" w:rsidR="00722ED2" w:rsidRPr="003F0E3A" w:rsidRDefault="00722ED2" w:rsidP="00722ED2">
      <w:pPr>
        <w:pStyle w:val="Caption"/>
        <w:keepNext/>
      </w:pPr>
      <w:r w:rsidRPr="00484CAE">
        <w:lastRenderedPageBreak/>
        <w:t xml:space="preserve">Table </w:t>
      </w:r>
      <w:r>
        <w:rPr>
          <w:noProof/>
        </w:rPr>
        <w:fldChar w:fldCharType="begin"/>
      </w:r>
      <w:r>
        <w:rPr>
          <w:noProof/>
        </w:rPr>
        <w:instrText xml:space="preserve"> SEQ Table \* ARABIC </w:instrText>
      </w:r>
      <w:r>
        <w:rPr>
          <w:noProof/>
        </w:rPr>
        <w:fldChar w:fldCharType="separate"/>
      </w:r>
      <w:r>
        <w:rPr>
          <w:noProof/>
        </w:rPr>
        <w:t>4</w:t>
      </w:r>
      <w:r>
        <w:rPr>
          <w:noProof/>
        </w:rPr>
        <w:fldChar w:fldCharType="end"/>
      </w:r>
      <w:r>
        <w:t>:</w:t>
      </w:r>
      <w:r>
        <w:rPr>
          <w:rFonts w:hint="eastAsia"/>
        </w:rPr>
        <w:t xml:space="preserve"> Attributes</w:t>
      </w:r>
      <w:r w:rsidRPr="00484CAE">
        <w:t xml:space="preserve"> </w:t>
      </w:r>
      <w:r>
        <w:t>for MonthAndDay</w:t>
      </w:r>
    </w:p>
    <w:tbl>
      <w:tblPr>
        <w:tblStyle w:val="TableGrid"/>
        <w:tblW w:w="0" w:type="auto"/>
        <w:tblLayout w:type="fixed"/>
        <w:tblLook w:val="04A0" w:firstRow="1" w:lastRow="0" w:firstColumn="1" w:lastColumn="0" w:noHBand="0" w:noVBand="1"/>
      </w:tblPr>
      <w:tblGrid>
        <w:gridCol w:w="2538"/>
        <w:gridCol w:w="1729"/>
        <w:gridCol w:w="5118"/>
      </w:tblGrid>
      <w:tr w:rsidR="00722ED2" w:rsidRPr="00D329F2" w14:paraId="29105259" w14:textId="77777777" w:rsidTr="00F77BF8">
        <w:trPr>
          <w:cantSplit/>
        </w:trPr>
        <w:tc>
          <w:tcPr>
            <w:tcW w:w="2538" w:type="dxa"/>
          </w:tcPr>
          <w:p w14:paraId="7EC6B1E7" w14:textId="77777777" w:rsidR="00722ED2" w:rsidRPr="00ED52CB" w:rsidRDefault="00722ED2" w:rsidP="00F77BF8">
            <w:pPr>
              <w:rPr>
                <w:rFonts w:cs="Times New Roman"/>
                <w:b/>
                <w:sz w:val="16"/>
              </w:rPr>
            </w:pPr>
            <w:r w:rsidRPr="00ED52CB">
              <w:rPr>
                <w:rFonts w:cs="Times New Roman"/>
                <w:b/>
                <w:sz w:val="16"/>
              </w:rPr>
              <w:t>Attribute Name</w:t>
            </w:r>
          </w:p>
        </w:tc>
        <w:tc>
          <w:tcPr>
            <w:tcW w:w="1726" w:type="dxa"/>
          </w:tcPr>
          <w:p w14:paraId="27A3DA73" w14:textId="77777777" w:rsidR="00722ED2" w:rsidRPr="00ED52CB" w:rsidRDefault="00722ED2" w:rsidP="00F77BF8">
            <w:pPr>
              <w:rPr>
                <w:rFonts w:cs="Times New Roman"/>
                <w:b/>
                <w:sz w:val="16"/>
              </w:rPr>
            </w:pPr>
            <w:r>
              <w:rPr>
                <w:rFonts w:cs="Times New Roman"/>
                <w:b/>
                <w:sz w:val="16"/>
              </w:rPr>
              <w:t>Lifecycle Stereotype (empty = Mature)</w:t>
            </w:r>
          </w:p>
        </w:tc>
        <w:tc>
          <w:tcPr>
            <w:tcW w:w="5118" w:type="dxa"/>
          </w:tcPr>
          <w:p w14:paraId="540042D2" w14:textId="77777777" w:rsidR="00722ED2" w:rsidRPr="00ED52CB" w:rsidRDefault="00722ED2" w:rsidP="00F77BF8">
            <w:pPr>
              <w:rPr>
                <w:rFonts w:cs="Times New Roman"/>
                <w:b/>
                <w:sz w:val="16"/>
              </w:rPr>
            </w:pPr>
            <w:r w:rsidRPr="00ED52CB">
              <w:rPr>
                <w:rFonts w:cs="Times New Roman"/>
                <w:b/>
                <w:sz w:val="16"/>
              </w:rPr>
              <w:t>Description</w:t>
            </w:r>
          </w:p>
        </w:tc>
      </w:tr>
      <w:tr w:rsidR="00722ED2" w14:paraId="5F99EDDE" w14:textId="77777777" w:rsidTr="00F77BF8">
        <w:trPr>
          <w:cantSplit/>
          <w:tblHeader w:val="0"/>
        </w:trPr>
        <w:tc>
          <w:tcPr>
            <w:tcW w:w="2535" w:type="dxa"/>
          </w:tcPr>
          <w:p w14:paraId="033255C8" w14:textId="77777777" w:rsidR="00722ED2" w:rsidRPr="00DE56B2" w:rsidRDefault="00722ED2" w:rsidP="00F77BF8">
            <w:pPr>
              <w:rPr>
                <w:sz w:val="16"/>
                <w:szCs w:val="16"/>
              </w:rPr>
            </w:pPr>
            <w:r w:rsidRPr="00DE56B2">
              <w:rPr>
                <w:sz w:val="16"/>
                <w:szCs w:val="16"/>
              </w:rPr>
              <w:t>month</w:t>
            </w:r>
          </w:p>
        </w:tc>
        <w:tc>
          <w:tcPr>
            <w:tcW w:w="1729" w:type="dxa"/>
          </w:tcPr>
          <w:p w14:paraId="3D117B00" w14:textId="3FDDA6D5" w:rsidR="00722ED2" w:rsidRDefault="00D45208" w:rsidP="00F77BF8">
            <w:pPr>
              <w:contextualSpacing/>
              <w:rPr>
                <w:color w:val="7030A0"/>
                <w:sz w:val="16"/>
                <w:szCs w:val="16"/>
              </w:rPr>
            </w:pPr>
            <w:ins w:id="69" w:author="Malcolm Betts" w:date="2023-10-12T12:43:00Z">
              <w:r>
                <w:rPr>
                  <w:color w:val="7030A0"/>
                  <w:sz w:val="16"/>
                  <w:szCs w:val="16"/>
                </w:rPr>
                <w:t>?</w:t>
              </w:r>
            </w:ins>
          </w:p>
        </w:tc>
        <w:tc>
          <w:tcPr>
            <w:tcW w:w="5118" w:type="dxa"/>
          </w:tcPr>
          <w:p w14:paraId="62A88DD1" w14:textId="77777777" w:rsidR="00722ED2" w:rsidRDefault="00722ED2" w:rsidP="00F77BF8">
            <w:pPr>
              <w:rPr>
                <w:color w:val="7030A0"/>
                <w:sz w:val="16"/>
                <w:szCs w:val="16"/>
              </w:rPr>
            </w:pPr>
            <w:r>
              <w:rPr>
                <w:sz w:val="16"/>
                <w:szCs w:val="16"/>
              </w:rPr>
              <w:t>Month name.</w:t>
            </w:r>
          </w:p>
          <w:p w14:paraId="77558235" w14:textId="77777777" w:rsidR="00722ED2" w:rsidRDefault="00722ED2" w:rsidP="00F77BF8">
            <w:pPr>
              <w:rPr>
                <w:color w:val="7030A0"/>
                <w:sz w:val="16"/>
                <w:szCs w:val="16"/>
              </w:rPr>
            </w:pPr>
          </w:p>
          <w:p w14:paraId="2671320D" w14:textId="77777777" w:rsidR="00722ED2" w:rsidRDefault="00722ED2" w:rsidP="00F77BF8">
            <w:pPr>
              <w:rPr>
                <w:color w:val="7030A0"/>
                <w:sz w:val="16"/>
                <w:szCs w:val="16"/>
              </w:rPr>
            </w:pPr>
          </w:p>
        </w:tc>
      </w:tr>
      <w:tr w:rsidR="00722ED2" w14:paraId="2D9CEA43" w14:textId="77777777" w:rsidTr="00F77BF8">
        <w:trPr>
          <w:cantSplit/>
          <w:tblHeader w:val="0"/>
        </w:trPr>
        <w:tc>
          <w:tcPr>
            <w:tcW w:w="2535" w:type="dxa"/>
          </w:tcPr>
          <w:p w14:paraId="2F4752FD" w14:textId="77777777" w:rsidR="00722ED2" w:rsidRPr="00DE56B2" w:rsidRDefault="00722ED2" w:rsidP="00F77BF8">
            <w:pPr>
              <w:rPr>
                <w:sz w:val="16"/>
                <w:szCs w:val="16"/>
              </w:rPr>
            </w:pPr>
            <w:r w:rsidRPr="00DE56B2">
              <w:rPr>
                <w:sz w:val="16"/>
                <w:szCs w:val="16"/>
              </w:rPr>
              <w:t>dayInMonth</w:t>
            </w:r>
          </w:p>
        </w:tc>
        <w:tc>
          <w:tcPr>
            <w:tcW w:w="1729" w:type="dxa"/>
          </w:tcPr>
          <w:p w14:paraId="5E47789E" w14:textId="1E765317" w:rsidR="00722ED2" w:rsidRDefault="00D45208" w:rsidP="00F77BF8">
            <w:pPr>
              <w:contextualSpacing/>
              <w:rPr>
                <w:color w:val="7030A0"/>
                <w:sz w:val="16"/>
                <w:szCs w:val="16"/>
              </w:rPr>
            </w:pPr>
            <w:ins w:id="70" w:author="Malcolm Betts" w:date="2023-10-12T12:43:00Z">
              <w:r>
                <w:rPr>
                  <w:color w:val="7030A0"/>
                  <w:sz w:val="16"/>
                  <w:szCs w:val="16"/>
                </w:rPr>
                <w:t>?</w:t>
              </w:r>
            </w:ins>
          </w:p>
        </w:tc>
        <w:tc>
          <w:tcPr>
            <w:tcW w:w="5118" w:type="dxa"/>
          </w:tcPr>
          <w:p w14:paraId="76EB34E4" w14:textId="77777777" w:rsidR="00722ED2" w:rsidRDefault="00722ED2" w:rsidP="00F77BF8">
            <w:pPr>
              <w:rPr>
                <w:color w:val="7030A0"/>
                <w:sz w:val="16"/>
                <w:szCs w:val="16"/>
              </w:rPr>
            </w:pPr>
            <w:commentRangeStart w:id="71"/>
            <w:r>
              <w:rPr>
                <w:sz w:val="16"/>
                <w:szCs w:val="16"/>
              </w:rPr>
              <w:t>Day number in month.</w:t>
            </w:r>
            <w:commentRangeEnd w:id="71"/>
            <w:r w:rsidR="00A14E43">
              <w:rPr>
                <w:rStyle w:val="CommentReference"/>
              </w:rPr>
              <w:commentReference w:id="71"/>
            </w:r>
          </w:p>
          <w:p w14:paraId="3858F375" w14:textId="77777777" w:rsidR="00722ED2" w:rsidRDefault="00722ED2" w:rsidP="00F77BF8">
            <w:pPr>
              <w:rPr>
                <w:color w:val="7030A0"/>
                <w:sz w:val="16"/>
                <w:szCs w:val="16"/>
              </w:rPr>
            </w:pPr>
          </w:p>
          <w:p w14:paraId="4780A73F" w14:textId="77777777" w:rsidR="00722ED2" w:rsidRDefault="00722ED2" w:rsidP="00F77BF8">
            <w:pPr>
              <w:rPr>
                <w:color w:val="7030A0"/>
                <w:sz w:val="16"/>
                <w:szCs w:val="16"/>
              </w:rPr>
            </w:pPr>
          </w:p>
        </w:tc>
      </w:tr>
    </w:tbl>
    <w:p w14:paraId="77D3E607" w14:textId="77777777" w:rsidR="00722ED2" w:rsidRPr="004B1770" w:rsidRDefault="00722ED2" w:rsidP="00722ED2">
      <w:pPr>
        <w:rPr>
          <w:color w:val="7030A0"/>
        </w:rPr>
      </w:pPr>
    </w:p>
    <w:p w14:paraId="398763E8" w14:textId="77777777" w:rsidR="00722ED2" w:rsidRDefault="00722ED2" w:rsidP="00722ED2">
      <w:pPr>
        <w:spacing w:after="0"/>
        <w:rPr>
          <w:color w:val="7030A0"/>
        </w:rPr>
      </w:pPr>
    </w:p>
    <w:p w14:paraId="172C84A5" w14:textId="77777777" w:rsidR="006C1DE7" w:rsidRDefault="006C1DE7" w:rsidP="006C1DE7">
      <w:pPr>
        <w:spacing w:after="0"/>
        <w:rPr>
          <w:bCs/>
          <w:color w:val="7030A0"/>
        </w:rPr>
      </w:pPr>
    </w:p>
    <w:p w14:paraId="21E96936" w14:textId="77777777" w:rsidR="006C1DE7" w:rsidRPr="00D0398B" w:rsidRDefault="006C1DE7" w:rsidP="006C1DE7">
      <w:pPr>
        <w:pStyle w:val="Heading3"/>
      </w:pPr>
      <w:r>
        <w:t>MonthPhasing</w:t>
      </w:r>
    </w:p>
    <w:p w14:paraId="12760A19" w14:textId="77777777" w:rsidR="00722ED2" w:rsidRDefault="00722ED2" w:rsidP="00722ED2">
      <w:pPr>
        <w:rPr>
          <w:color w:val="7030A0"/>
        </w:rPr>
      </w:pPr>
      <w:r>
        <w:t>Qualified Name: TemporalExpression::Model::MonthPhasing</w:t>
      </w:r>
    </w:p>
    <w:p w14:paraId="556E0D83" w14:textId="77777777" w:rsidR="00722ED2" w:rsidRDefault="00722ED2" w:rsidP="00722ED2">
      <w:pPr>
        <w:rPr>
          <w:color w:val="7030A0"/>
        </w:rPr>
      </w:pPr>
      <w:r>
        <w:t>Phasing across months in a year.</w:t>
      </w:r>
    </w:p>
    <w:p w14:paraId="3D46F514" w14:textId="73728CD8" w:rsidR="00A14E43" w:rsidRDefault="00A14E43" w:rsidP="00A14E43">
      <w:pPr>
        <w:rPr>
          <w:ins w:id="72" w:author="Malcolm Betts" w:date="2023-10-12T12:42:00Z"/>
          <w:color w:val="7030A0"/>
        </w:rPr>
      </w:pPr>
      <w:ins w:id="73" w:author="Malcolm Betts" w:date="2023-10-12T12:42:00Z">
        <w:r>
          <w:t xml:space="preserve">This data type is </w:t>
        </w:r>
        <w:r>
          <w:t>Experimental.</w:t>
        </w:r>
      </w:ins>
    </w:p>
    <w:p w14:paraId="7A094FC6" w14:textId="77777777" w:rsidR="00722ED2" w:rsidRPr="00974FC7" w:rsidRDefault="00722ED2" w:rsidP="00722ED2">
      <w:pPr>
        <w:spacing w:after="0"/>
        <w:rPr>
          <w:bCs/>
          <w:color w:val="7030A0"/>
        </w:rPr>
      </w:pPr>
    </w:p>
    <w:p w14:paraId="5246626E" w14:textId="77777777" w:rsidR="00722ED2" w:rsidRPr="003F0E3A" w:rsidRDefault="00722ED2" w:rsidP="00722E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4</w:t>
      </w:r>
      <w:r>
        <w:rPr>
          <w:noProof/>
        </w:rPr>
        <w:fldChar w:fldCharType="end"/>
      </w:r>
      <w:r>
        <w:t>:</w:t>
      </w:r>
      <w:r>
        <w:rPr>
          <w:rFonts w:hint="eastAsia"/>
        </w:rPr>
        <w:t xml:space="preserve"> Attributes</w:t>
      </w:r>
      <w:r w:rsidRPr="00484CAE">
        <w:t xml:space="preserve"> </w:t>
      </w:r>
      <w:r>
        <w:t>for MonthPhasing</w:t>
      </w:r>
    </w:p>
    <w:tbl>
      <w:tblPr>
        <w:tblStyle w:val="TableGrid"/>
        <w:tblW w:w="0" w:type="auto"/>
        <w:tblLayout w:type="fixed"/>
        <w:tblLook w:val="04A0" w:firstRow="1" w:lastRow="0" w:firstColumn="1" w:lastColumn="0" w:noHBand="0" w:noVBand="1"/>
      </w:tblPr>
      <w:tblGrid>
        <w:gridCol w:w="2538"/>
        <w:gridCol w:w="1729"/>
        <w:gridCol w:w="5118"/>
      </w:tblGrid>
      <w:tr w:rsidR="00722ED2" w:rsidRPr="00D329F2" w14:paraId="6845BBB5" w14:textId="77777777" w:rsidTr="00F77BF8">
        <w:trPr>
          <w:cantSplit/>
        </w:trPr>
        <w:tc>
          <w:tcPr>
            <w:tcW w:w="2538" w:type="dxa"/>
          </w:tcPr>
          <w:p w14:paraId="713AE768" w14:textId="77777777" w:rsidR="00722ED2" w:rsidRPr="00ED52CB" w:rsidRDefault="00722ED2" w:rsidP="00F77BF8">
            <w:pPr>
              <w:rPr>
                <w:rFonts w:cs="Times New Roman"/>
                <w:b/>
                <w:sz w:val="16"/>
              </w:rPr>
            </w:pPr>
            <w:r w:rsidRPr="00ED52CB">
              <w:rPr>
                <w:rFonts w:cs="Times New Roman"/>
                <w:b/>
                <w:sz w:val="16"/>
              </w:rPr>
              <w:t>Attribute Name</w:t>
            </w:r>
          </w:p>
        </w:tc>
        <w:tc>
          <w:tcPr>
            <w:tcW w:w="1726" w:type="dxa"/>
          </w:tcPr>
          <w:p w14:paraId="7BCC6BA0" w14:textId="77777777" w:rsidR="00722ED2" w:rsidRPr="00ED52CB" w:rsidRDefault="00722ED2" w:rsidP="00F77BF8">
            <w:pPr>
              <w:rPr>
                <w:rFonts w:cs="Times New Roman"/>
                <w:b/>
                <w:sz w:val="16"/>
              </w:rPr>
            </w:pPr>
            <w:r>
              <w:rPr>
                <w:rFonts w:cs="Times New Roman"/>
                <w:b/>
                <w:sz w:val="16"/>
              </w:rPr>
              <w:t>Lifecycle Stereotype (empty = Mature)</w:t>
            </w:r>
          </w:p>
        </w:tc>
        <w:tc>
          <w:tcPr>
            <w:tcW w:w="5118" w:type="dxa"/>
          </w:tcPr>
          <w:p w14:paraId="6C49DA39" w14:textId="77777777" w:rsidR="00722ED2" w:rsidRPr="00ED52CB" w:rsidRDefault="00722ED2" w:rsidP="00F77BF8">
            <w:pPr>
              <w:rPr>
                <w:rFonts w:cs="Times New Roman"/>
                <w:b/>
                <w:sz w:val="16"/>
              </w:rPr>
            </w:pPr>
            <w:r w:rsidRPr="00ED52CB">
              <w:rPr>
                <w:rFonts w:cs="Times New Roman"/>
                <w:b/>
                <w:sz w:val="16"/>
              </w:rPr>
              <w:t>Description</w:t>
            </w:r>
          </w:p>
        </w:tc>
      </w:tr>
      <w:tr w:rsidR="00722ED2" w14:paraId="7C8E84E7" w14:textId="77777777" w:rsidTr="00F77BF8">
        <w:trPr>
          <w:cantSplit/>
          <w:tblHeader w:val="0"/>
        </w:trPr>
        <w:tc>
          <w:tcPr>
            <w:tcW w:w="2535" w:type="dxa"/>
          </w:tcPr>
          <w:p w14:paraId="563F0A76" w14:textId="77777777" w:rsidR="00722ED2" w:rsidRPr="00DE56B2" w:rsidRDefault="00722ED2" w:rsidP="00F77BF8">
            <w:pPr>
              <w:rPr>
                <w:sz w:val="16"/>
                <w:szCs w:val="16"/>
              </w:rPr>
            </w:pPr>
            <w:r w:rsidRPr="00DE56B2">
              <w:rPr>
                <w:sz w:val="16"/>
                <w:szCs w:val="16"/>
              </w:rPr>
              <w:t>phaseAlignMonth</w:t>
            </w:r>
          </w:p>
        </w:tc>
        <w:tc>
          <w:tcPr>
            <w:tcW w:w="1729" w:type="dxa"/>
          </w:tcPr>
          <w:p w14:paraId="4B81266F" w14:textId="77777777" w:rsidR="00722ED2" w:rsidRPr="00073611" w:rsidRDefault="00722ED2" w:rsidP="00F77BF8">
            <w:pPr>
              <w:rPr>
                <w:color w:val="7030A0"/>
                <w:sz w:val="16"/>
                <w:szCs w:val="16"/>
              </w:rPr>
            </w:pPr>
            <w:r>
              <w:rPr>
                <w:color w:val="7030A0"/>
                <w:sz w:val="16"/>
                <w:szCs w:val="16"/>
              </w:rPr>
              <w:t xml:space="preserve"> </w:t>
            </w:r>
            <w:r>
              <w:rPr>
                <w:sz w:val="16"/>
                <w:szCs w:val="16"/>
              </w:rPr>
              <w:t>Experimental</w:t>
            </w:r>
          </w:p>
          <w:p w14:paraId="34AC5ACC" w14:textId="77777777" w:rsidR="00722ED2" w:rsidRDefault="00722ED2" w:rsidP="00F77BF8">
            <w:pPr>
              <w:contextualSpacing/>
              <w:rPr>
                <w:color w:val="7030A0"/>
                <w:sz w:val="16"/>
                <w:szCs w:val="16"/>
              </w:rPr>
            </w:pPr>
          </w:p>
        </w:tc>
        <w:tc>
          <w:tcPr>
            <w:tcW w:w="5118" w:type="dxa"/>
          </w:tcPr>
          <w:p w14:paraId="53242238" w14:textId="77777777" w:rsidR="00722ED2" w:rsidRDefault="00722ED2" w:rsidP="00F77BF8">
            <w:pPr>
              <w:rPr>
                <w:color w:val="7030A0"/>
                <w:sz w:val="16"/>
                <w:szCs w:val="16"/>
              </w:rPr>
            </w:pPr>
            <w:r>
              <w:rPr>
                <w:sz w:val="16"/>
                <w:szCs w:val="16"/>
              </w:rPr>
              <w:t>Start month of the phasing.</w:t>
            </w:r>
          </w:p>
          <w:p w14:paraId="2C419D94" w14:textId="77777777" w:rsidR="00722ED2" w:rsidRDefault="00722ED2" w:rsidP="00F77BF8">
            <w:pPr>
              <w:rPr>
                <w:color w:val="7030A0"/>
                <w:sz w:val="16"/>
                <w:szCs w:val="16"/>
              </w:rPr>
            </w:pPr>
          </w:p>
          <w:p w14:paraId="6C470B6F" w14:textId="77777777" w:rsidR="00722ED2" w:rsidRDefault="00722ED2" w:rsidP="00F77BF8">
            <w:pPr>
              <w:rPr>
                <w:color w:val="7030A0"/>
                <w:sz w:val="16"/>
                <w:szCs w:val="16"/>
              </w:rPr>
            </w:pPr>
          </w:p>
        </w:tc>
      </w:tr>
      <w:tr w:rsidR="00722ED2" w14:paraId="6BF51270" w14:textId="77777777" w:rsidTr="00F77BF8">
        <w:trPr>
          <w:cantSplit/>
          <w:tblHeader w:val="0"/>
        </w:trPr>
        <w:tc>
          <w:tcPr>
            <w:tcW w:w="2535" w:type="dxa"/>
          </w:tcPr>
          <w:p w14:paraId="028D7B32" w14:textId="77777777" w:rsidR="00722ED2" w:rsidRPr="00DE56B2" w:rsidRDefault="00722ED2" w:rsidP="00F77BF8">
            <w:pPr>
              <w:rPr>
                <w:sz w:val="16"/>
                <w:szCs w:val="16"/>
              </w:rPr>
            </w:pPr>
            <w:r w:rsidRPr="00DE56B2">
              <w:rPr>
                <w:sz w:val="16"/>
                <w:szCs w:val="16"/>
              </w:rPr>
              <w:t>monthPhase</w:t>
            </w:r>
          </w:p>
        </w:tc>
        <w:tc>
          <w:tcPr>
            <w:tcW w:w="1729" w:type="dxa"/>
          </w:tcPr>
          <w:p w14:paraId="08BBE896" w14:textId="77777777" w:rsidR="00722ED2" w:rsidRPr="00073611" w:rsidRDefault="00722ED2" w:rsidP="00F77BF8">
            <w:pPr>
              <w:rPr>
                <w:color w:val="7030A0"/>
                <w:sz w:val="16"/>
                <w:szCs w:val="16"/>
              </w:rPr>
            </w:pPr>
            <w:r>
              <w:rPr>
                <w:color w:val="7030A0"/>
                <w:sz w:val="16"/>
                <w:szCs w:val="16"/>
              </w:rPr>
              <w:t xml:space="preserve"> </w:t>
            </w:r>
            <w:r>
              <w:rPr>
                <w:sz w:val="16"/>
                <w:szCs w:val="16"/>
              </w:rPr>
              <w:t>Experimental</w:t>
            </w:r>
          </w:p>
          <w:p w14:paraId="2BD6778C" w14:textId="77777777" w:rsidR="00722ED2" w:rsidRDefault="00722ED2" w:rsidP="00F77BF8">
            <w:pPr>
              <w:contextualSpacing/>
              <w:rPr>
                <w:color w:val="7030A0"/>
                <w:sz w:val="16"/>
                <w:szCs w:val="16"/>
              </w:rPr>
            </w:pPr>
          </w:p>
        </w:tc>
        <w:tc>
          <w:tcPr>
            <w:tcW w:w="5118" w:type="dxa"/>
          </w:tcPr>
          <w:p w14:paraId="5DB4F10B" w14:textId="77777777" w:rsidR="00722ED2" w:rsidRDefault="00722ED2" w:rsidP="00F77BF8">
            <w:pPr>
              <w:rPr>
                <w:color w:val="7030A0"/>
                <w:sz w:val="16"/>
                <w:szCs w:val="16"/>
              </w:rPr>
            </w:pPr>
            <w:r>
              <w:rPr>
                <w:sz w:val="16"/>
                <w:szCs w:val="16"/>
              </w:rPr>
              <w:t>Specific month phasing.</w:t>
            </w:r>
          </w:p>
          <w:p w14:paraId="019010A0" w14:textId="77777777" w:rsidR="00722ED2" w:rsidRDefault="00722ED2" w:rsidP="00F77BF8">
            <w:pPr>
              <w:rPr>
                <w:color w:val="7030A0"/>
                <w:sz w:val="16"/>
                <w:szCs w:val="16"/>
              </w:rPr>
            </w:pPr>
          </w:p>
          <w:p w14:paraId="0EDA68D9" w14:textId="77777777" w:rsidR="00722ED2" w:rsidRDefault="00722ED2" w:rsidP="00F77BF8">
            <w:pPr>
              <w:rPr>
                <w:color w:val="7030A0"/>
                <w:sz w:val="16"/>
                <w:szCs w:val="16"/>
              </w:rPr>
            </w:pPr>
          </w:p>
        </w:tc>
      </w:tr>
    </w:tbl>
    <w:p w14:paraId="33D15494" w14:textId="77777777" w:rsidR="00722ED2" w:rsidRPr="004B1770" w:rsidRDefault="00722ED2" w:rsidP="00722ED2">
      <w:pPr>
        <w:rPr>
          <w:color w:val="7030A0"/>
        </w:rPr>
      </w:pPr>
    </w:p>
    <w:p w14:paraId="00A673A2" w14:textId="77777777" w:rsidR="00722ED2" w:rsidRDefault="00722ED2" w:rsidP="00722ED2">
      <w:pPr>
        <w:spacing w:after="0"/>
        <w:rPr>
          <w:color w:val="7030A0"/>
        </w:rPr>
      </w:pPr>
    </w:p>
    <w:p w14:paraId="0CAEB45E" w14:textId="77777777" w:rsidR="006C1DE7" w:rsidRDefault="006C1DE7" w:rsidP="006C1DE7">
      <w:pPr>
        <w:spacing w:after="0"/>
        <w:rPr>
          <w:bCs/>
          <w:color w:val="7030A0"/>
        </w:rPr>
      </w:pPr>
    </w:p>
    <w:p w14:paraId="254A3B90" w14:textId="77777777" w:rsidR="006C1DE7" w:rsidRPr="00D0398B" w:rsidRDefault="006C1DE7" w:rsidP="006C1DE7">
      <w:pPr>
        <w:pStyle w:val="Heading3"/>
      </w:pPr>
      <w:r>
        <w:t>PeriodDuration</w:t>
      </w:r>
    </w:p>
    <w:p w14:paraId="2BDBD83F" w14:textId="77777777" w:rsidR="00722ED2" w:rsidRDefault="00722ED2" w:rsidP="00722ED2">
      <w:pPr>
        <w:rPr>
          <w:color w:val="7030A0"/>
        </w:rPr>
      </w:pPr>
      <w:r>
        <w:t>Qualified Name: TemporalExpression::Model::PeriodDuration</w:t>
      </w:r>
    </w:p>
    <w:p w14:paraId="2C03AB50" w14:textId="77777777" w:rsidR="00722ED2" w:rsidRDefault="00722ED2" w:rsidP="00722ED2">
      <w:pPr>
        <w:rPr>
          <w:color w:val="7030A0"/>
        </w:rPr>
      </w:pPr>
      <w:r>
        <w:t>Defines the time period across daysOfWeek.</w:t>
      </w:r>
    </w:p>
    <w:p w14:paraId="5C02CDF7" w14:textId="77777777" w:rsidR="00A14E43" w:rsidRDefault="00A14E43" w:rsidP="00A14E43">
      <w:pPr>
        <w:rPr>
          <w:ins w:id="74" w:author="Malcolm Betts" w:date="2023-10-12T12:42:00Z"/>
          <w:color w:val="7030A0"/>
        </w:rPr>
      </w:pPr>
      <w:ins w:id="75" w:author="Malcolm Betts" w:date="2023-10-12T12:42:00Z">
        <w:r>
          <w:t>This data type is Experimental.</w:t>
        </w:r>
      </w:ins>
    </w:p>
    <w:p w14:paraId="23CFE3A9" w14:textId="77777777" w:rsidR="00722ED2" w:rsidRPr="00974FC7" w:rsidRDefault="00722ED2" w:rsidP="00722ED2">
      <w:pPr>
        <w:spacing w:after="0"/>
        <w:rPr>
          <w:bCs/>
          <w:color w:val="7030A0"/>
        </w:rPr>
      </w:pPr>
    </w:p>
    <w:p w14:paraId="795D8014" w14:textId="77777777" w:rsidR="00722ED2" w:rsidRPr="003F0E3A" w:rsidRDefault="00722ED2" w:rsidP="00722ED2">
      <w:pPr>
        <w:pStyle w:val="Caption"/>
        <w:keepNext/>
      </w:pPr>
      <w:r w:rsidRPr="00484CAE">
        <w:lastRenderedPageBreak/>
        <w:t xml:space="preserve">Table </w:t>
      </w:r>
      <w:r>
        <w:rPr>
          <w:noProof/>
        </w:rPr>
        <w:fldChar w:fldCharType="begin"/>
      </w:r>
      <w:r>
        <w:rPr>
          <w:noProof/>
        </w:rPr>
        <w:instrText xml:space="preserve"> SEQ Table \* ARABIC </w:instrText>
      </w:r>
      <w:r>
        <w:rPr>
          <w:noProof/>
        </w:rPr>
        <w:fldChar w:fldCharType="separate"/>
      </w:r>
      <w:r>
        <w:rPr>
          <w:noProof/>
        </w:rPr>
        <w:t>4</w:t>
      </w:r>
      <w:r>
        <w:rPr>
          <w:noProof/>
        </w:rPr>
        <w:fldChar w:fldCharType="end"/>
      </w:r>
      <w:r>
        <w:t>:</w:t>
      </w:r>
      <w:r>
        <w:rPr>
          <w:rFonts w:hint="eastAsia"/>
        </w:rPr>
        <w:t xml:space="preserve"> Attributes</w:t>
      </w:r>
      <w:r w:rsidRPr="00484CAE">
        <w:t xml:space="preserve"> </w:t>
      </w:r>
      <w:r>
        <w:t>for PeriodDuration</w:t>
      </w:r>
    </w:p>
    <w:tbl>
      <w:tblPr>
        <w:tblStyle w:val="TableGrid"/>
        <w:tblW w:w="0" w:type="auto"/>
        <w:tblLayout w:type="fixed"/>
        <w:tblLook w:val="04A0" w:firstRow="1" w:lastRow="0" w:firstColumn="1" w:lastColumn="0" w:noHBand="0" w:noVBand="1"/>
      </w:tblPr>
      <w:tblGrid>
        <w:gridCol w:w="2538"/>
        <w:gridCol w:w="1729"/>
        <w:gridCol w:w="5118"/>
      </w:tblGrid>
      <w:tr w:rsidR="00722ED2" w:rsidRPr="00D329F2" w14:paraId="6158D116" w14:textId="77777777" w:rsidTr="00F77BF8">
        <w:trPr>
          <w:cantSplit/>
        </w:trPr>
        <w:tc>
          <w:tcPr>
            <w:tcW w:w="2538" w:type="dxa"/>
          </w:tcPr>
          <w:p w14:paraId="130771DF" w14:textId="77777777" w:rsidR="00722ED2" w:rsidRPr="00ED52CB" w:rsidRDefault="00722ED2" w:rsidP="00F77BF8">
            <w:pPr>
              <w:rPr>
                <w:rFonts w:cs="Times New Roman"/>
                <w:b/>
                <w:sz w:val="16"/>
              </w:rPr>
            </w:pPr>
            <w:r w:rsidRPr="00ED52CB">
              <w:rPr>
                <w:rFonts w:cs="Times New Roman"/>
                <w:b/>
                <w:sz w:val="16"/>
              </w:rPr>
              <w:t>Attribute Name</w:t>
            </w:r>
          </w:p>
        </w:tc>
        <w:tc>
          <w:tcPr>
            <w:tcW w:w="1726" w:type="dxa"/>
          </w:tcPr>
          <w:p w14:paraId="1FA837C7" w14:textId="77777777" w:rsidR="00722ED2" w:rsidRPr="00ED52CB" w:rsidRDefault="00722ED2" w:rsidP="00F77BF8">
            <w:pPr>
              <w:rPr>
                <w:rFonts w:cs="Times New Roman"/>
                <w:b/>
                <w:sz w:val="16"/>
              </w:rPr>
            </w:pPr>
            <w:r>
              <w:rPr>
                <w:rFonts w:cs="Times New Roman"/>
                <w:b/>
                <w:sz w:val="16"/>
              </w:rPr>
              <w:t>Lifecycle Stereotype (empty = Mature)</w:t>
            </w:r>
          </w:p>
        </w:tc>
        <w:tc>
          <w:tcPr>
            <w:tcW w:w="5118" w:type="dxa"/>
          </w:tcPr>
          <w:p w14:paraId="137096E0" w14:textId="77777777" w:rsidR="00722ED2" w:rsidRPr="00ED52CB" w:rsidRDefault="00722ED2" w:rsidP="00F77BF8">
            <w:pPr>
              <w:rPr>
                <w:rFonts w:cs="Times New Roman"/>
                <w:b/>
                <w:sz w:val="16"/>
              </w:rPr>
            </w:pPr>
            <w:r w:rsidRPr="00ED52CB">
              <w:rPr>
                <w:rFonts w:cs="Times New Roman"/>
                <w:b/>
                <w:sz w:val="16"/>
              </w:rPr>
              <w:t>Description</w:t>
            </w:r>
          </w:p>
        </w:tc>
      </w:tr>
      <w:tr w:rsidR="00722ED2" w14:paraId="46FBC6AE" w14:textId="77777777" w:rsidTr="00F77BF8">
        <w:trPr>
          <w:cantSplit/>
          <w:tblHeader w:val="0"/>
        </w:trPr>
        <w:tc>
          <w:tcPr>
            <w:tcW w:w="2535" w:type="dxa"/>
          </w:tcPr>
          <w:p w14:paraId="275A1E4C" w14:textId="77777777" w:rsidR="00722ED2" w:rsidRPr="00DE56B2" w:rsidRDefault="00722ED2" w:rsidP="00F77BF8">
            <w:pPr>
              <w:rPr>
                <w:sz w:val="16"/>
                <w:szCs w:val="16"/>
              </w:rPr>
            </w:pPr>
            <w:r w:rsidRPr="00DE56B2">
              <w:rPr>
                <w:sz w:val="16"/>
                <w:szCs w:val="16"/>
              </w:rPr>
              <w:t>endTime</w:t>
            </w:r>
          </w:p>
        </w:tc>
        <w:tc>
          <w:tcPr>
            <w:tcW w:w="1729" w:type="dxa"/>
          </w:tcPr>
          <w:p w14:paraId="47491344" w14:textId="77777777" w:rsidR="00722ED2" w:rsidRPr="00073611" w:rsidRDefault="00722ED2" w:rsidP="00F77BF8">
            <w:pPr>
              <w:rPr>
                <w:color w:val="7030A0"/>
                <w:sz w:val="16"/>
                <w:szCs w:val="16"/>
              </w:rPr>
            </w:pPr>
            <w:r>
              <w:rPr>
                <w:color w:val="7030A0"/>
                <w:sz w:val="16"/>
                <w:szCs w:val="16"/>
              </w:rPr>
              <w:t xml:space="preserve"> </w:t>
            </w:r>
            <w:r>
              <w:rPr>
                <w:sz w:val="16"/>
                <w:szCs w:val="16"/>
              </w:rPr>
              <w:t>Experimental</w:t>
            </w:r>
          </w:p>
          <w:p w14:paraId="5974E062" w14:textId="77777777" w:rsidR="00722ED2" w:rsidRDefault="00722ED2" w:rsidP="00F77BF8">
            <w:pPr>
              <w:contextualSpacing/>
              <w:rPr>
                <w:color w:val="7030A0"/>
                <w:sz w:val="16"/>
                <w:szCs w:val="16"/>
              </w:rPr>
            </w:pPr>
          </w:p>
        </w:tc>
        <w:tc>
          <w:tcPr>
            <w:tcW w:w="5118" w:type="dxa"/>
          </w:tcPr>
          <w:p w14:paraId="73D0F0C8" w14:textId="77777777" w:rsidR="00722ED2" w:rsidRDefault="00722ED2" w:rsidP="00F77BF8">
            <w:pPr>
              <w:rPr>
                <w:color w:val="7030A0"/>
                <w:sz w:val="16"/>
                <w:szCs w:val="16"/>
              </w:rPr>
            </w:pPr>
            <w:r>
              <w:rPr>
                <w:sz w:val="16"/>
                <w:szCs w:val="16"/>
              </w:rPr>
              <w:t>The time is the end moment of the identified hour/minute, so 23:59 is the moment before 00:00 of the next day.</w:t>
            </w:r>
            <w:r>
              <w:rPr>
                <w:sz w:val="16"/>
                <w:szCs w:val="16"/>
              </w:rPr>
              <w:br/>
              <w:t>No endTime means end of day unless periodDuration is stated.</w:t>
            </w:r>
            <w:r>
              <w:rPr>
                <w:sz w:val="16"/>
                <w:szCs w:val="16"/>
              </w:rPr>
              <w:br/>
            </w:r>
          </w:p>
          <w:p w14:paraId="31B2190D" w14:textId="77777777" w:rsidR="00722ED2" w:rsidRDefault="00722ED2" w:rsidP="00F77BF8">
            <w:pPr>
              <w:rPr>
                <w:color w:val="7030A0"/>
                <w:sz w:val="16"/>
                <w:szCs w:val="16"/>
              </w:rPr>
            </w:pPr>
          </w:p>
          <w:p w14:paraId="1877CCE2" w14:textId="77777777" w:rsidR="00722ED2" w:rsidRDefault="00722ED2" w:rsidP="00F77BF8">
            <w:pPr>
              <w:rPr>
                <w:color w:val="7030A0"/>
                <w:sz w:val="16"/>
                <w:szCs w:val="16"/>
              </w:rPr>
            </w:pPr>
          </w:p>
        </w:tc>
      </w:tr>
      <w:tr w:rsidR="00722ED2" w14:paraId="0EA95FCA" w14:textId="77777777" w:rsidTr="00F77BF8">
        <w:trPr>
          <w:cantSplit/>
          <w:tblHeader w:val="0"/>
        </w:trPr>
        <w:tc>
          <w:tcPr>
            <w:tcW w:w="2535" w:type="dxa"/>
          </w:tcPr>
          <w:p w14:paraId="4401CD1D" w14:textId="77777777" w:rsidR="00722ED2" w:rsidRPr="00DE56B2" w:rsidRDefault="00722ED2" w:rsidP="00F77BF8">
            <w:pPr>
              <w:rPr>
                <w:sz w:val="16"/>
                <w:szCs w:val="16"/>
              </w:rPr>
            </w:pPr>
            <w:r w:rsidRPr="00DE56B2">
              <w:rPr>
                <w:sz w:val="16"/>
                <w:szCs w:val="16"/>
              </w:rPr>
              <w:t>startTime</w:t>
            </w:r>
          </w:p>
        </w:tc>
        <w:tc>
          <w:tcPr>
            <w:tcW w:w="1729" w:type="dxa"/>
          </w:tcPr>
          <w:p w14:paraId="1426AB74" w14:textId="77777777" w:rsidR="00722ED2" w:rsidRPr="00073611" w:rsidRDefault="00722ED2" w:rsidP="00F77BF8">
            <w:pPr>
              <w:rPr>
                <w:color w:val="7030A0"/>
                <w:sz w:val="16"/>
                <w:szCs w:val="16"/>
              </w:rPr>
            </w:pPr>
            <w:r>
              <w:rPr>
                <w:color w:val="7030A0"/>
                <w:sz w:val="16"/>
                <w:szCs w:val="16"/>
              </w:rPr>
              <w:t xml:space="preserve"> </w:t>
            </w:r>
            <w:r>
              <w:rPr>
                <w:sz w:val="16"/>
                <w:szCs w:val="16"/>
              </w:rPr>
              <w:t>Experimental</w:t>
            </w:r>
          </w:p>
          <w:p w14:paraId="2A8C336B" w14:textId="77777777" w:rsidR="00722ED2" w:rsidRDefault="00722ED2" w:rsidP="00F77BF8">
            <w:pPr>
              <w:contextualSpacing/>
              <w:rPr>
                <w:color w:val="7030A0"/>
                <w:sz w:val="16"/>
                <w:szCs w:val="16"/>
              </w:rPr>
            </w:pPr>
          </w:p>
        </w:tc>
        <w:tc>
          <w:tcPr>
            <w:tcW w:w="5118" w:type="dxa"/>
          </w:tcPr>
          <w:p w14:paraId="5F9D6523" w14:textId="77777777" w:rsidR="00722ED2" w:rsidRDefault="00722ED2" w:rsidP="00F77BF8">
            <w:pPr>
              <w:rPr>
                <w:color w:val="7030A0"/>
                <w:sz w:val="16"/>
                <w:szCs w:val="16"/>
              </w:rPr>
            </w:pPr>
            <w:r>
              <w:rPr>
                <w:sz w:val="16"/>
                <w:szCs w:val="16"/>
              </w:rPr>
              <w:t>The time is the beginning moment of the identified hour/minute.</w:t>
            </w:r>
            <w:r>
              <w:rPr>
                <w:sz w:val="16"/>
                <w:szCs w:val="16"/>
              </w:rPr>
              <w:br/>
              <w:t>So 00:00 is the moment after the end of the 59th minute in the 23rd hour of the previous day.</w:t>
            </w:r>
            <w:r>
              <w:rPr>
                <w:sz w:val="16"/>
                <w:szCs w:val="16"/>
              </w:rPr>
              <w:br/>
              <w:t>No startTime means start of day unless periodDuration and endTime are stated.</w:t>
            </w:r>
          </w:p>
          <w:p w14:paraId="343DE4AE" w14:textId="77777777" w:rsidR="00722ED2" w:rsidRDefault="00722ED2" w:rsidP="00F77BF8">
            <w:pPr>
              <w:rPr>
                <w:color w:val="7030A0"/>
                <w:sz w:val="16"/>
                <w:szCs w:val="16"/>
              </w:rPr>
            </w:pPr>
          </w:p>
          <w:p w14:paraId="457AAF71" w14:textId="77777777" w:rsidR="00722ED2" w:rsidRDefault="00722ED2" w:rsidP="00F77BF8">
            <w:pPr>
              <w:rPr>
                <w:color w:val="7030A0"/>
                <w:sz w:val="16"/>
                <w:szCs w:val="16"/>
              </w:rPr>
            </w:pPr>
          </w:p>
        </w:tc>
      </w:tr>
      <w:tr w:rsidR="00722ED2" w14:paraId="065F331D" w14:textId="77777777" w:rsidTr="00F77BF8">
        <w:trPr>
          <w:cantSplit/>
          <w:tblHeader w:val="0"/>
        </w:trPr>
        <w:tc>
          <w:tcPr>
            <w:tcW w:w="2535" w:type="dxa"/>
          </w:tcPr>
          <w:p w14:paraId="12CC84C7" w14:textId="77777777" w:rsidR="00722ED2" w:rsidRPr="00DE56B2" w:rsidRDefault="00722ED2" w:rsidP="00F77BF8">
            <w:pPr>
              <w:rPr>
                <w:sz w:val="16"/>
                <w:szCs w:val="16"/>
              </w:rPr>
            </w:pPr>
            <w:r w:rsidRPr="00DE56B2">
              <w:rPr>
                <w:sz w:val="16"/>
                <w:szCs w:val="16"/>
              </w:rPr>
              <w:t>periodDuration</w:t>
            </w:r>
          </w:p>
        </w:tc>
        <w:tc>
          <w:tcPr>
            <w:tcW w:w="1729" w:type="dxa"/>
          </w:tcPr>
          <w:p w14:paraId="4B0E8934" w14:textId="77777777" w:rsidR="00722ED2" w:rsidRPr="00073611" w:rsidRDefault="00722ED2" w:rsidP="00F77BF8">
            <w:pPr>
              <w:rPr>
                <w:color w:val="7030A0"/>
                <w:sz w:val="16"/>
                <w:szCs w:val="16"/>
              </w:rPr>
            </w:pPr>
            <w:r>
              <w:rPr>
                <w:color w:val="7030A0"/>
                <w:sz w:val="16"/>
                <w:szCs w:val="16"/>
              </w:rPr>
              <w:t xml:space="preserve"> </w:t>
            </w:r>
            <w:r>
              <w:rPr>
                <w:sz w:val="16"/>
                <w:szCs w:val="16"/>
              </w:rPr>
              <w:t>Experimental</w:t>
            </w:r>
          </w:p>
          <w:p w14:paraId="07B2719A" w14:textId="77777777" w:rsidR="00722ED2" w:rsidRDefault="00722ED2" w:rsidP="00F77BF8">
            <w:pPr>
              <w:contextualSpacing/>
              <w:rPr>
                <w:color w:val="7030A0"/>
                <w:sz w:val="16"/>
                <w:szCs w:val="16"/>
              </w:rPr>
            </w:pPr>
          </w:p>
        </w:tc>
        <w:tc>
          <w:tcPr>
            <w:tcW w:w="5118" w:type="dxa"/>
          </w:tcPr>
          <w:p w14:paraId="63BCCF06" w14:textId="77777777" w:rsidR="00722ED2" w:rsidRDefault="00722ED2" w:rsidP="00F77BF8">
            <w:pPr>
              <w:rPr>
                <w:color w:val="7030A0"/>
                <w:sz w:val="16"/>
                <w:szCs w:val="16"/>
              </w:rPr>
            </w:pPr>
            <w:r>
              <w:rPr>
                <w:sz w:val="16"/>
                <w:szCs w:val="16"/>
              </w:rPr>
              <w:t>Interacts with startTime and endTime.</w:t>
            </w:r>
            <w:r>
              <w:rPr>
                <w:sz w:val="16"/>
                <w:szCs w:val="16"/>
              </w:rPr>
              <w:br/>
              <w:t>If no endTime is stated then periodDuration is number of minutes from the startTime.</w:t>
            </w:r>
            <w:r>
              <w:rPr>
                <w:sz w:val="16"/>
                <w:szCs w:val="16"/>
              </w:rPr>
              <w:br/>
              <w:t>If endTime stated but no startTime stated then periodDuration is the number of minutes before the endTime.</w:t>
            </w:r>
            <w:r>
              <w:rPr>
                <w:sz w:val="16"/>
                <w:szCs w:val="16"/>
              </w:rPr>
              <w:br/>
              <w:t>If startTime, endTime and periodDuration are all stated then the result is the intersection of time definitions</w:t>
            </w:r>
            <w:r>
              <w:rPr>
                <w:sz w:val="16"/>
                <w:szCs w:val="16"/>
              </w:rPr>
              <w:br/>
              <w:t>startTime to endTime and startTime for periodDuration (i.e., whichever is shorter).</w:t>
            </w:r>
            <w:r>
              <w:rPr>
                <w:sz w:val="16"/>
                <w:szCs w:val="16"/>
              </w:rPr>
              <w:br/>
              <w:t>If not present then assumes defined by startTime/endTime.</w:t>
            </w:r>
            <w:r>
              <w:rPr>
                <w:sz w:val="16"/>
                <w:szCs w:val="16"/>
              </w:rPr>
              <w:br/>
              <w:t>The periodDuration may take the time beyond the end of the day or before the beginning of the day (see daySpan).</w:t>
            </w:r>
          </w:p>
          <w:p w14:paraId="5D5F0E37" w14:textId="77777777" w:rsidR="00722ED2" w:rsidRDefault="00722ED2" w:rsidP="00F77BF8">
            <w:pPr>
              <w:rPr>
                <w:color w:val="7030A0"/>
                <w:sz w:val="16"/>
                <w:szCs w:val="16"/>
              </w:rPr>
            </w:pPr>
          </w:p>
          <w:p w14:paraId="22B1498C" w14:textId="77777777" w:rsidR="00722ED2" w:rsidRDefault="00722ED2" w:rsidP="00F77BF8">
            <w:pPr>
              <w:rPr>
                <w:color w:val="7030A0"/>
                <w:sz w:val="16"/>
                <w:szCs w:val="16"/>
              </w:rPr>
            </w:pPr>
          </w:p>
        </w:tc>
      </w:tr>
      <w:tr w:rsidR="00722ED2" w14:paraId="5067E6B1" w14:textId="77777777" w:rsidTr="00F77BF8">
        <w:trPr>
          <w:cantSplit/>
          <w:tblHeader w:val="0"/>
        </w:trPr>
        <w:tc>
          <w:tcPr>
            <w:tcW w:w="2535" w:type="dxa"/>
          </w:tcPr>
          <w:p w14:paraId="0D389C4E" w14:textId="77777777" w:rsidR="00722ED2" w:rsidRPr="00DE56B2" w:rsidRDefault="00722ED2" w:rsidP="00F77BF8">
            <w:pPr>
              <w:rPr>
                <w:sz w:val="16"/>
                <w:szCs w:val="16"/>
              </w:rPr>
            </w:pPr>
            <w:r w:rsidRPr="00DE56B2">
              <w:rPr>
                <w:sz w:val="16"/>
                <w:szCs w:val="16"/>
              </w:rPr>
              <w:t>daySpan</w:t>
            </w:r>
          </w:p>
        </w:tc>
        <w:tc>
          <w:tcPr>
            <w:tcW w:w="1729" w:type="dxa"/>
          </w:tcPr>
          <w:p w14:paraId="4FD11BBA" w14:textId="77777777" w:rsidR="00722ED2" w:rsidRPr="00073611" w:rsidRDefault="00722ED2" w:rsidP="00F77BF8">
            <w:pPr>
              <w:rPr>
                <w:color w:val="7030A0"/>
                <w:sz w:val="16"/>
                <w:szCs w:val="16"/>
              </w:rPr>
            </w:pPr>
            <w:r>
              <w:rPr>
                <w:color w:val="7030A0"/>
                <w:sz w:val="16"/>
                <w:szCs w:val="16"/>
              </w:rPr>
              <w:t xml:space="preserve"> </w:t>
            </w:r>
            <w:r>
              <w:rPr>
                <w:sz w:val="16"/>
                <w:szCs w:val="16"/>
              </w:rPr>
              <w:t>Experimental</w:t>
            </w:r>
          </w:p>
          <w:p w14:paraId="24217BAC" w14:textId="77777777" w:rsidR="00722ED2" w:rsidRDefault="00722ED2" w:rsidP="00F77BF8">
            <w:pPr>
              <w:contextualSpacing/>
              <w:rPr>
                <w:color w:val="7030A0"/>
                <w:sz w:val="16"/>
                <w:szCs w:val="16"/>
              </w:rPr>
            </w:pPr>
          </w:p>
        </w:tc>
        <w:tc>
          <w:tcPr>
            <w:tcW w:w="5118" w:type="dxa"/>
          </w:tcPr>
          <w:p w14:paraId="33924BCE" w14:textId="77777777" w:rsidR="00722ED2" w:rsidRDefault="00722ED2" w:rsidP="00F77BF8">
            <w:pPr>
              <w:rPr>
                <w:color w:val="7030A0"/>
                <w:sz w:val="16"/>
                <w:szCs w:val="16"/>
              </w:rPr>
            </w:pPr>
            <w:r>
              <w:rPr>
                <w:sz w:val="16"/>
                <w:szCs w:val="16"/>
              </w:rPr>
              <w:t>The daySpan is used to provide a boundary of the startTime/endTime/periodDuration.</w:t>
            </w:r>
            <w:r>
              <w:rPr>
                <w:sz w:val="16"/>
                <w:szCs w:val="16"/>
              </w:rPr>
              <w:br/>
              <w:t>If daySpan &lt;1 there will be no period.</w:t>
            </w:r>
            <w:r>
              <w:rPr>
                <w:sz w:val="16"/>
                <w:szCs w:val="16"/>
              </w:rPr>
              <w:br/>
              <w:t>If daySpan =1 then there will only be a period if startTime/endTime/periodDuration does not go beyond a day boundary. This period will apply for each of the days of the week listed.</w:t>
            </w:r>
            <w:r>
              <w:rPr>
                <w:sz w:val="16"/>
                <w:szCs w:val="16"/>
              </w:rPr>
              <w:br/>
              <w:t>If daySpan &gt;1 then a period will be triggered within each listed day of the week and may cross into a day not listed.</w:t>
            </w:r>
            <w:r>
              <w:rPr>
                <w:sz w:val="16"/>
                <w:szCs w:val="16"/>
              </w:rPr>
              <w:br/>
              <w:t>Via this structure it is possible to have a temporal expression that indicates a continuous period of many days starting on a specific day.</w:t>
            </w:r>
            <w:r>
              <w:rPr>
                <w:sz w:val="16"/>
                <w:szCs w:val="16"/>
              </w:rPr>
              <w:br/>
              <w:t>Periods may merge and hence become continuous over several period definitions.</w:t>
            </w:r>
          </w:p>
          <w:p w14:paraId="0E72DAE8" w14:textId="77777777" w:rsidR="00722ED2" w:rsidRDefault="00722ED2" w:rsidP="00F77BF8">
            <w:pPr>
              <w:rPr>
                <w:color w:val="7030A0"/>
                <w:sz w:val="16"/>
                <w:szCs w:val="16"/>
              </w:rPr>
            </w:pPr>
          </w:p>
          <w:p w14:paraId="6744AB2E" w14:textId="77777777" w:rsidR="00722ED2" w:rsidRDefault="00722ED2" w:rsidP="00F77BF8">
            <w:pPr>
              <w:rPr>
                <w:color w:val="7030A0"/>
                <w:sz w:val="16"/>
                <w:szCs w:val="16"/>
              </w:rPr>
            </w:pPr>
          </w:p>
        </w:tc>
      </w:tr>
    </w:tbl>
    <w:p w14:paraId="3D09EC1E" w14:textId="77777777" w:rsidR="00722ED2" w:rsidRPr="004B1770" w:rsidRDefault="00722ED2" w:rsidP="00722ED2">
      <w:pPr>
        <w:rPr>
          <w:color w:val="7030A0"/>
        </w:rPr>
      </w:pPr>
    </w:p>
    <w:p w14:paraId="40B4103E" w14:textId="77777777" w:rsidR="00722ED2" w:rsidRDefault="00722ED2" w:rsidP="00722ED2">
      <w:pPr>
        <w:spacing w:after="0"/>
        <w:rPr>
          <w:color w:val="7030A0"/>
        </w:rPr>
      </w:pPr>
    </w:p>
    <w:p w14:paraId="56DFF017" w14:textId="77777777" w:rsidR="006C1DE7" w:rsidRDefault="006C1DE7" w:rsidP="006C1DE7">
      <w:pPr>
        <w:spacing w:after="0"/>
        <w:rPr>
          <w:bCs/>
          <w:color w:val="7030A0"/>
        </w:rPr>
      </w:pPr>
    </w:p>
    <w:p w14:paraId="680A8CD4" w14:textId="77777777" w:rsidR="006C1DE7" w:rsidRPr="00D0398B" w:rsidRDefault="006C1DE7" w:rsidP="006C1DE7">
      <w:pPr>
        <w:pStyle w:val="Heading3"/>
      </w:pPr>
      <w:r>
        <w:t>PeriodInAYear</w:t>
      </w:r>
    </w:p>
    <w:p w14:paraId="77C97F1F" w14:textId="77777777" w:rsidR="00722ED2" w:rsidRDefault="00722ED2" w:rsidP="00722ED2">
      <w:pPr>
        <w:rPr>
          <w:color w:val="7030A0"/>
        </w:rPr>
      </w:pPr>
      <w:r>
        <w:t>Qualified Name: TemporalExpression::Model::PeriodInAYear</w:t>
      </w:r>
    </w:p>
    <w:p w14:paraId="081ECDDD" w14:textId="77777777" w:rsidR="00722ED2" w:rsidRDefault="00722ED2" w:rsidP="00722ED2">
      <w:pPr>
        <w:rPr>
          <w:color w:val="7030A0"/>
        </w:rPr>
      </w:pPr>
      <w:r>
        <w:lastRenderedPageBreak/>
        <w:t>This may be combined with other structures as an intersection.</w:t>
      </w:r>
      <w:r>
        <w:br/>
        <w:t>However, this is an unlikely approach.</w:t>
      </w:r>
      <w:r>
        <w:br/>
        <w:t>More likely there will be an exclusion rule.</w:t>
      </w:r>
    </w:p>
    <w:p w14:paraId="20CC45AB" w14:textId="77777777" w:rsidR="00722ED2" w:rsidRDefault="00722ED2" w:rsidP="00722ED2">
      <w:pPr>
        <w:rPr>
          <w:color w:val="7030A0"/>
        </w:rPr>
      </w:pPr>
      <w:r>
        <w:t>Equivalent to BoundingPeriod with no year defined, hence repeats every year.</w:t>
      </w:r>
      <w:r>
        <w:br/>
        <w:t>Can be intersected with other structures. If no other structures intersected then the perioid is continuous.</w:t>
      </w:r>
    </w:p>
    <w:p w14:paraId="6A225B83" w14:textId="694649B1" w:rsidR="00A14E43" w:rsidRDefault="00A14E43" w:rsidP="00A14E43">
      <w:pPr>
        <w:rPr>
          <w:ins w:id="76" w:author="Malcolm Betts" w:date="2023-10-12T12:42:00Z"/>
          <w:color w:val="7030A0"/>
        </w:rPr>
      </w:pPr>
      <w:ins w:id="77" w:author="Malcolm Betts" w:date="2023-10-12T12:42:00Z">
        <w:r>
          <w:t xml:space="preserve">This data type is </w:t>
        </w:r>
        <w:r>
          <w:t>?</w:t>
        </w:r>
        <w:r>
          <w:t>.</w:t>
        </w:r>
      </w:ins>
    </w:p>
    <w:p w14:paraId="5799754E" w14:textId="77777777" w:rsidR="00722ED2" w:rsidRPr="00974FC7" w:rsidRDefault="00722ED2" w:rsidP="00722ED2">
      <w:pPr>
        <w:spacing w:after="0"/>
        <w:rPr>
          <w:bCs/>
          <w:color w:val="7030A0"/>
        </w:rPr>
      </w:pPr>
    </w:p>
    <w:p w14:paraId="3536166A" w14:textId="77777777" w:rsidR="00722ED2" w:rsidRPr="003F0E3A" w:rsidRDefault="00722ED2" w:rsidP="00722E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4</w:t>
      </w:r>
      <w:r>
        <w:rPr>
          <w:noProof/>
        </w:rPr>
        <w:fldChar w:fldCharType="end"/>
      </w:r>
      <w:r>
        <w:t>:</w:t>
      </w:r>
      <w:r>
        <w:rPr>
          <w:rFonts w:hint="eastAsia"/>
        </w:rPr>
        <w:t xml:space="preserve"> Attributes</w:t>
      </w:r>
      <w:r w:rsidRPr="00484CAE">
        <w:t xml:space="preserve"> </w:t>
      </w:r>
      <w:r>
        <w:t>for PeriodInAYear</w:t>
      </w:r>
    </w:p>
    <w:tbl>
      <w:tblPr>
        <w:tblStyle w:val="TableGrid"/>
        <w:tblW w:w="0" w:type="auto"/>
        <w:tblLayout w:type="fixed"/>
        <w:tblLook w:val="04A0" w:firstRow="1" w:lastRow="0" w:firstColumn="1" w:lastColumn="0" w:noHBand="0" w:noVBand="1"/>
      </w:tblPr>
      <w:tblGrid>
        <w:gridCol w:w="2538"/>
        <w:gridCol w:w="1729"/>
        <w:gridCol w:w="5118"/>
      </w:tblGrid>
      <w:tr w:rsidR="00722ED2" w:rsidRPr="00D329F2" w14:paraId="66539AA7" w14:textId="77777777" w:rsidTr="00F77BF8">
        <w:trPr>
          <w:cantSplit/>
        </w:trPr>
        <w:tc>
          <w:tcPr>
            <w:tcW w:w="2538" w:type="dxa"/>
          </w:tcPr>
          <w:p w14:paraId="7706BB9E" w14:textId="77777777" w:rsidR="00722ED2" w:rsidRPr="00ED52CB" w:rsidRDefault="00722ED2" w:rsidP="00F77BF8">
            <w:pPr>
              <w:rPr>
                <w:rFonts w:cs="Times New Roman"/>
                <w:b/>
                <w:sz w:val="16"/>
              </w:rPr>
            </w:pPr>
            <w:r w:rsidRPr="00ED52CB">
              <w:rPr>
                <w:rFonts w:cs="Times New Roman"/>
                <w:b/>
                <w:sz w:val="16"/>
              </w:rPr>
              <w:t>Attribute Name</w:t>
            </w:r>
          </w:p>
        </w:tc>
        <w:tc>
          <w:tcPr>
            <w:tcW w:w="1726" w:type="dxa"/>
          </w:tcPr>
          <w:p w14:paraId="585897CE" w14:textId="77777777" w:rsidR="00722ED2" w:rsidRPr="00ED52CB" w:rsidRDefault="00722ED2" w:rsidP="00F77BF8">
            <w:pPr>
              <w:rPr>
                <w:rFonts w:cs="Times New Roman"/>
                <w:b/>
                <w:sz w:val="16"/>
              </w:rPr>
            </w:pPr>
            <w:r>
              <w:rPr>
                <w:rFonts w:cs="Times New Roman"/>
                <w:b/>
                <w:sz w:val="16"/>
              </w:rPr>
              <w:t>Lifecycle Stereotype (empty = Mature)</w:t>
            </w:r>
          </w:p>
        </w:tc>
        <w:tc>
          <w:tcPr>
            <w:tcW w:w="5118" w:type="dxa"/>
          </w:tcPr>
          <w:p w14:paraId="59C499F8" w14:textId="77777777" w:rsidR="00722ED2" w:rsidRPr="00ED52CB" w:rsidRDefault="00722ED2" w:rsidP="00F77BF8">
            <w:pPr>
              <w:rPr>
                <w:rFonts w:cs="Times New Roman"/>
                <w:b/>
                <w:sz w:val="16"/>
              </w:rPr>
            </w:pPr>
            <w:r w:rsidRPr="00ED52CB">
              <w:rPr>
                <w:rFonts w:cs="Times New Roman"/>
                <w:b/>
                <w:sz w:val="16"/>
              </w:rPr>
              <w:t>Description</w:t>
            </w:r>
          </w:p>
        </w:tc>
      </w:tr>
      <w:tr w:rsidR="00722ED2" w14:paraId="0D476B24" w14:textId="77777777" w:rsidTr="00F77BF8">
        <w:trPr>
          <w:cantSplit/>
          <w:tblHeader w:val="0"/>
        </w:trPr>
        <w:tc>
          <w:tcPr>
            <w:tcW w:w="2535" w:type="dxa"/>
          </w:tcPr>
          <w:p w14:paraId="3060F786" w14:textId="77777777" w:rsidR="00722ED2" w:rsidRPr="00DE56B2" w:rsidRDefault="00722ED2" w:rsidP="00F77BF8">
            <w:pPr>
              <w:rPr>
                <w:sz w:val="16"/>
                <w:szCs w:val="16"/>
              </w:rPr>
            </w:pPr>
            <w:r w:rsidRPr="00DE56B2">
              <w:rPr>
                <w:sz w:val="16"/>
                <w:szCs w:val="16"/>
              </w:rPr>
              <w:t>startDayInMonth</w:t>
            </w:r>
          </w:p>
        </w:tc>
        <w:tc>
          <w:tcPr>
            <w:tcW w:w="1729" w:type="dxa"/>
          </w:tcPr>
          <w:p w14:paraId="13049704" w14:textId="74D0C44B" w:rsidR="00722ED2" w:rsidRDefault="00D45208" w:rsidP="00F77BF8">
            <w:pPr>
              <w:contextualSpacing/>
              <w:rPr>
                <w:color w:val="7030A0"/>
                <w:sz w:val="16"/>
                <w:szCs w:val="16"/>
              </w:rPr>
            </w:pPr>
            <w:ins w:id="78" w:author="Malcolm Betts" w:date="2023-10-12T12:43:00Z">
              <w:r>
                <w:rPr>
                  <w:color w:val="7030A0"/>
                  <w:sz w:val="16"/>
                  <w:szCs w:val="16"/>
                </w:rPr>
                <w:t>?</w:t>
              </w:r>
            </w:ins>
          </w:p>
        </w:tc>
        <w:tc>
          <w:tcPr>
            <w:tcW w:w="5118" w:type="dxa"/>
          </w:tcPr>
          <w:p w14:paraId="322224EF" w14:textId="77777777" w:rsidR="00722ED2" w:rsidRDefault="00722ED2" w:rsidP="00F77BF8">
            <w:pPr>
              <w:rPr>
                <w:color w:val="7030A0"/>
                <w:sz w:val="16"/>
                <w:szCs w:val="16"/>
              </w:rPr>
            </w:pPr>
            <w:r>
              <w:rPr>
                <w:sz w:val="16"/>
                <w:szCs w:val="16"/>
              </w:rPr>
              <w:t>Specific day in year that the event starts.</w:t>
            </w:r>
          </w:p>
          <w:p w14:paraId="62EFAC4E" w14:textId="77777777" w:rsidR="00722ED2" w:rsidRDefault="00722ED2" w:rsidP="00F77BF8">
            <w:pPr>
              <w:rPr>
                <w:color w:val="7030A0"/>
                <w:sz w:val="16"/>
                <w:szCs w:val="16"/>
              </w:rPr>
            </w:pPr>
          </w:p>
          <w:p w14:paraId="1FB2111E" w14:textId="77777777" w:rsidR="00722ED2" w:rsidRDefault="00722ED2" w:rsidP="00F77BF8">
            <w:pPr>
              <w:rPr>
                <w:color w:val="7030A0"/>
                <w:sz w:val="16"/>
                <w:szCs w:val="16"/>
              </w:rPr>
            </w:pPr>
          </w:p>
        </w:tc>
      </w:tr>
      <w:tr w:rsidR="00722ED2" w14:paraId="7DE330DE" w14:textId="77777777" w:rsidTr="00F77BF8">
        <w:trPr>
          <w:cantSplit/>
          <w:tblHeader w:val="0"/>
        </w:trPr>
        <w:tc>
          <w:tcPr>
            <w:tcW w:w="2535" w:type="dxa"/>
          </w:tcPr>
          <w:p w14:paraId="07E6033F" w14:textId="77777777" w:rsidR="00722ED2" w:rsidRPr="00DE56B2" w:rsidRDefault="00722ED2" w:rsidP="00F77BF8">
            <w:pPr>
              <w:rPr>
                <w:sz w:val="16"/>
                <w:szCs w:val="16"/>
              </w:rPr>
            </w:pPr>
            <w:r w:rsidRPr="00DE56B2">
              <w:rPr>
                <w:sz w:val="16"/>
                <w:szCs w:val="16"/>
              </w:rPr>
              <w:t>startTimeInStartDay</w:t>
            </w:r>
          </w:p>
        </w:tc>
        <w:tc>
          <w:tcPr>
            <w:tcW w:w="1729" w:type="dxa"/>
          </w:tcPr>
          <w:p w14:paraId="1E174016" w14:textId="48CD1BCB" w:rsidR="00722ED2" w:rsidRDefault="00D45208" w:rsidP="00F77BF8">
            <w:pPr>
              <w:contextualSpacing/>
              <w:rPr>
                <w:color w:val="7030A0"/>
                <w:sz w:val="16"/>
                <w:szCs w:val="16"/>
              </w:rPr>
            </w:pPr>
            <w:ins w:id="79" w:author="Malcolm Betts" w:date="2023-10-12T12:43:00Z">
              <w:r>
                <w:rPr>
                  <w:color w:val="7030A0"/>
                  <w:sz w:val="16"/>
                  <w:szCs w:val="16"/>
                </w:rPr>
                <w:t>?</w:t>
              </w:r>
            </w:ins>
          </w:p>
        </w:tc>
        <w:tc>
          <w:tcPr>
            <w:tcW w:w="5118" w:type="dxa"/>
          </w:tcPr>
          <w:p w14:paraId="7D02484E" w14:textId="77777777" w:rsidR="00722ED2" w:rsidRDefault="00722ED2" w:rsidP="00F77BF8">
            <w:pPr>
              <w:rPr>
                <w:color w:val="7030A0"/>
                <w:sz w:val="16"/>
                <w:szCs w:val="16"/>
              </w:rPr>
            </w:pPr>
            <w:r>
              <w:rPr>
                <w:sz w:val="16"/>
                <w:szCs w:val="16"/>
              </w:rPr>
              <w:t>Defines the time in the start day that the period starts.</w:t>
            </w:r>
            <w:r>
              <w:rPr>
                <w:sz w:val="16"/>
                <w:szCs w:val="16"/>
              </w:rPr>
              <w:br/>
              <w:t>The time is the start moment of the identified hour/minute, so 00:00 is the moment that the day starts, i.e., the moment after the moment that the previous day ends.</w:t>
            </w:r>
          </w:p>
          <w:p w14:paraId="5B9CE101" w14:textId="77777777" w:rsidR="00722ED2" w:rsidRDefault="00722ED2" w:rsidP="00F77BF8">
            <w:pPr>
              <w:rPr>
                <w:color w:val="7030A0"/>
                <w:sz w:val="16"/>
                <w:szCs w:val="16"/>
              </w:rPr>
            </w:pPr>
          </w:p>
          <w:p w14:paraId="2C70C931" w14:textId="77777777" w:rsidR="00722ED2" w:rsidRDefault="00722ED2" w:rsidP="00F77BF8">
            <w:pPr>
              <w:rPr>
                <w:color w:val="7030A0"/>
                <w:sz w:val="16"/>
                <w:szCs w:val="16"/>
              </w:rPr>
            </w:pPr>
          </w:p>
        </w:tc>
      </w:tr>
      <w:tr w:rsidR="00722ED2" w14:paraId="27FFA9BD" w14:textId="77777777" w:rsidTr="00F77BF8">
        <w:trPr>
          <w:cantSplit/>
          <w:tblHeader w:val="0"/>
        </w:trPr>
        <w:tc>
          <w:tcPr>
            <w:tcW w:w="2535" w:type="dxa"/>
          </w:tcPr>
          <w:p w14:paraId="0FD6AD36" w14:textId="77777777" w:rsidR="00722ED2" w:rsidRPr="00DE56B2" w:rsidRDefault="00722ED2" w:rsidP="00F77BF8">
            <w:pPr>
              <w:rPr>
                <w:sz w:val="16"/>
                <w:szCs w:val="16"/>
              </w:rPr>
            </w:pPr>
            <w:r w:rsidRPr="00DE56B2">
              <w:rPr>
                <w:sz w:val="16"/>
                <w:szCs w:val="16"/>
              </w:rPr>
              <w:t>endDayInMonth</w:t>
            </w:r>
          </w:p>
        </w:tc>
        <w:tc>
          <w:tcPr>
            <w:tcW w:w="1729" w:type="dxa"/>
          </w:tcPr>
          <w:p w14:paraId="39BFAE22" w14:textId="68AFAA50" w:rsidR="00722ED2" w:rsidRDefault="00D45208" w:rsidP="00F77BF8">
            <w:pPr>
              <w:contextualSpacing/>
              <w:rPr>
                <w:color w:val="7030A0"/>
                <w:sz w:val="16"/>
                <w:szCs w:val="16"/>
              </w:rPr>
            </w:pPr>
            <w:ins w:id="80" w:author="Malcolm Betts" w:date="2023-10-12T12:43:00Z">
              <w:r>
                <w:rPr>
                  <w:color w:val="7030A0"/>
                  <w:sz w:val="16"/>
                  <w:szCs w:val="16"/>
                </w:rPr>
                <w:t>?</w:t>
              </w:r>
            </w:ins>
          </w:p>
        </w:tc>
        <w:tc>
          <w:tcPr>
            <w:tcW w:w="5118" w:type="dxa"/>
          </w:tcPr>
          <w:p w14:paraId="09882D11" w14:textId="77777777" w:rsidR="00722ED2" w:rsidRDefault="00722ED2" w:rsidP="00F77BF8">
            <w:pPr>
              <w:rPr>
                <w:color w:val="7030A0"/>
                <w:sz w:val="16"/>
                <w:szCs w:val="16"/>
              </w:rPr>
            </w:pPr>
            <w:r>
              <w:rPr>
                <w:sz w:val="16"/>
                <w:szCs w:val="16"/>
              </w:rPr>
              <w:t>Specific day in year that the event ends.</w:t>
            </w:r>
          </w:p>
          <w:p w14:paraId="48358911" w14:textId="77777777" w:rsidR="00722ED2" w:rsidRDefault="00722ED2" w:rsidP="00F77BF8">
            <w:pPr>
              <w:rPr>
                <w:color w:val="7030A0"/>
                <w:sz w:val="16"/>
                <w:szCs w:val="16"/>
              </w:rPr>
            </w:pPr>
          </w:p>
          <w:p w14:paraId="48D82B3D" w14:textId="77777777" w:rsidR="00722ED2" w:rsidRDefault="00722ED2" w:rsidP="00F77BF8">
            <w:pPr>
              <w:rPr>
                <w:color w:val="7030A0"/>
                <w:sz w:val="16"/>
                <w:szCs w:val="16"/>
              </w:rPr>
            </w:pPr>
          </w:p>
        </w:tc>
      </w:tr>
      <w:tr w:rsidR="00722ED2" w14:paraId="1020F782" w14:textId="77777777" w:rsidTr="00F77BF8">
        <w:trPr>
          <w:cantSplit/>
          <w:tblHeader w:val="0"/>
        </w:trPr>
        <w:tc>
          <w:tcPr>
            <w:tcW w:w="2535" w:type="dxa"/>
          </w:tcPr>
          <w:p w14:paraId="161F84B0" w14:textId="77777777" w:rsidR="00722ED2" w:rsidRPr="00DE56B2" w:rsidRDefault="00722ED2" w:rsidP="00F77BF8">
            <w:pPr>
              <w:rPr>
                <w:sz w:val="16"/>
                <w:szCs w:val="16"/>
              </w:rPr>
            </w:pPr>
            <w:r w:rsidRPr="00DE56B2">
              <w:rPr>
                <w:sz w:val="16"/>
                <w:szCs w:val="16"/>
              </w:rPr>
              <w:t>endTimeInEndDay</w:t>
            </w:r>
          </w:p>
        </w:tc>
        <w:tc>
          <w:tcPr>
            <w:tcW w:w="1729" w:type="dxa"/>
          </w:tcPr>
          <w:p w14:paraId="52322349" w14:textId="672F1445" w:rsidR="00722ED2" w:rsidRDefault="00D45208" w:rsidP="00F77BF8">
            <w:pPr>
              <w:contextualSpacing/>
              <w:rPr>
                <w:color w:val="7030A0"/>
                <w:sz w:val="16"/>
                <w:szCs w:val="16"/>
              </w:rPr>
            </w:pPr>
            <w:ins w:id="81" w:author="Malcolm Betts" w:date="2023-10-12T12:43:00Z">
              <w:r>
                <w:rPr>
                  <w:color w:val="7030A0"/>
                  <w:sz w:val="16"/>
                  <w:szCs w:val="16"/>
                </w:rPr>
                <w:t>?</w:t>
              </w:r>
            </w:ins>
          </w:p>
        </w:tc>
        <w:tc>
          <w:tcPr>
            <w:tcW w:w="5118" w:type="dxa"/>
          </w:tcPr>
          <w:p w14:paraId="68808F11" w14:textId="77777777" w:rsidR="00722ED2" w:rsidRDefault="00722ED2" w:rsidP="00F77BF8">
            <w:pPr>
              <w:rPr>
                <w:color w:val="7030A0"/>
                <w:sz w:val="16"/>
                <w:szCs w:val="16"/>
              </w:rPr>
            </w:pPr>
            <w:r>
              <w:rPr>
                <w:sz w:val="16"/>
                <w:szCs w:val="16"/>
              </w:rPr>
              <w:t>Defines the time in the end day that the period ends.</w:t>
            </w:r>
            <w:r>
              <w:rPr>
                <w:sz w:val="16"/>
                <w:szCs w:val="16"/>
              </w:rPr>
              <w:br/>
              <w:t>The time is the end moment of the identified hour/minute, so 23:59 is the moment before 00:00 of the next day.</w:t>
            </w:r>
          </w:p>
          <w:p w14:paraId="26FD806E" w14:textId="77777777" w:rsidR="00722ED2" w:rsidRDefault="00722ED2" w:rsidP="00F77BF8">
            <w:pPr>
              <w:rPr>
                <w:color w:val="7030A0"/>
                <w:sz w:val="16"/>
                <w:szCs w:val="16"/>
              </w:rPr>
            </w:pPr>
          </w:p>
          <w:p w14:paraId="6634BC19" w14:textId="77777777" w:rsidR="00722ED2" w:rsidRDefault="00722ED2" w:rsidP="00F77BF8">
            <w:pPr>
              <w:rPr>
                <w:color w:val="7030A0"/>
                <w:sz w:val="16"/>
                <w:szCs w:val="16"/>
              </w:rPr>
            </w:pPr>
          </w:p>
        </w:tc>
      </w:tr>
      <w:tr w:rsidR="00722ED2" w14:paraId="33BF4999" w14:textId="77777777" w:rsidTr="00F77BF8">
        <w:trPr>
          <w:cantSplit/>
          <w:tblHeader w:val="0"/>
        </w:trPr>
        <w:tc>
          <w:tcPr>
            <w:tcW w:w="2535" w:type="dxa"/>
          </w:tcPr>
          <w:p w14:paraId="5BC3E355" w14:textId="77777777" w:rsidR="00722ED2" w:rsidRPr="00DE56B2" w:rsidRDefault="00722ED2" w:rsidP="00F77BF8">
            <w:pPr>
              <w:rPr>
                <w:sz w:val="16"/>
                <w:szCs w:val="16"/>
              </w:rPr>
            </w:pPr>
            <w:r w:rsidRPr="00DE56B2">
              <w:rPr>
                <w:sz w:val="16"/>
                <w:szCs w:val="16"/>
              </w:rPr>
              <w:t>periodDurationInMinutes</w:t>
            </w:r>
          </w:p>
        </w:tc>
        <w:tc>
          <w:tcPr>
            <w:tcW w:w="1729" w:type="dxa"/>
          </w:tcPr>
          <w:p w14:paraId="04F51B0F" w14:textId="2FAD3987" w:rsidR="00722ED2" w:rsidRDefault="00D45208" w:rsidP="00F77BF8">
            <w:pPr>
              <w:contextualSpacing/>
              <w:rPr>
                <w:color w:val="7030A0"/>
                <w:sz w:val="16"/>
                <w:szCs w:val="16"/>
              </w:rPr>
            </w:pPr>
            <w:ins w:id="82" w:author="Malcolm Betts" w:date="2023-10-12T12:44:00Z">
              <w:r>
                <w:rPr>
                  <w:color w:val="7030A0"/>
                  <w:sz w:val="16"/>
                  <w:szCs w:val="16"/>
                </w:rPr>
                <w:t>?</w:t>
              </w:r>
            </w:ins>
          </w:p>
        </w:tc>
        <w:tc>
          <w:tcPr>
            <w:tcW w:w="5118" w:type="dxa"/>
          </w:tcPr>
          <w:p w14:paraId="4A1BC67F" w14:textId="77777777" w:rsidR="00722ED2" w:rsidRDefault="00722ED2" w:rsidP="00F77BF8">
            <w:pPr>
              <w:rPr>
                <w:color w:val="7030A0"/>
                <w:sz w:val="16"/>
                <w:szCs w:val="16"/>
              </w:rPr>
            </w:pPr>
            <w:r>
              <w:rPr>
                <w:sz w:val="16"/>
                <w:szCs w:val="16"/>
              </w:rPr>
              <w:t>An alternative to endDay/endTime.</w:t>
            </w:r>
            <w:r>
              <w:rPr>
                <w:sz w:val="16"/>
                <w:szCs w:val="16"/>
              </w:rPr>
              <w:br/>
              <w:t>Number of minutes from the startDayInMonth and startTimeInDay.</w:t>
            </w:r>
            <w:r>
              <w:rPr>
                <w:sz w:val="16"/>
                <w:szCs w:val="16"/>
              </w:rPr>
              <w:br/>
              <w:t>If not present then assumes defined by endDay/endTime..</w:t>
            </w:r>
          </w:p>
          <w:p w14:paraId="269ACAE2" w14:textId="77777777" w:rsidR="00722ED2" w:rsidRDefault="00722ED2" w:rsidP="00F77BF8">
            <w:pPr>
              <w:rPr>
                <w:color w:val="7030A0"/>
                <w:sz w:val="16"/>
                <w:szCs w:val="16"/>
              </w:rPr>
            </w:pPr>
          </w:p>
          <w:p w14:paraId="1B66044A" w14:textId="77777777" w:rsidR="00722ED2" w:rsidRDefault="00722ED2" w:rsidP="00F77BF8">
            <w:pPr>
              <w:rPr>
                <w:color w:val="7030A0"/>
                <w:sz w:val="16"/>
                <w:szCs w:val="16"/>
              </w:rPr>
            </w:pPr>
          </w:p>
        </w:tc>
      </w:tr>
      <w:tr w:rsidR="00722ED2" w14:paraId="701F7665" w14:textId="77777777" w:rsidTr="00F77BF8">
        <w:trPr>
          <w:cantSplit/>
          <w:tblHeader w:val="0"/>
        </w:trPr>
        <w:tc>
          <w:tcPr>
            <w:tcW w:w="2535" w:type="dxa"/>
          </w:tcPr>
          <w:p w14:paraId="4C774DB2" w14:textId="77777777" w:rsidR="00722ED2" w:rsidRPr="00DE56B2" w:rsidRDefault="00722ED2" w:rsidP="00F77BF8">
            <w:pPr>
              <w:rPr>
                <w:sz w:val="16"/>
                <w:szCs w:val="16"/>
              </w:rPr>
            </w:pPr>
            <w:r w:rsidRPr="00DE56B2">
              <w:rPr>
                <w:sz w:val="16"/>
                <w:szCs w:val="16"/>
              </w:rPr>
              <w:t>accountForLeapYear</w:t>
            </w:r>
          </w:p>
        </w:tc>
        <w:tc>
          <w:tcPr>
            <w:tcW w:w="1729" w:type="dxa"/>
          </w:tcPr>
          <w:p w14:paraId="17EC7AB6" w14:textId="7A189E0F" w:rsidR="00722ED2" w:rsidRDefault="00D45208" w:rsidP="00F77BF8">
            <w:pPr>
              <w:contextualSpacing/>
              <w:rPr>
                <w:color w:val="7030A0"/>
                <w:sz w:val="16"/>
                <w:szCs w:val="16"/>
              </w:rPr>
            </w:pPr>
            <w:ins w:id="83" w:author="Malcolm Betts" w:date="2023-10-12T12:44:00Z">
              <w:r>
                <w:rPr>
                  <w:color w:val="7030A0"/>
                  <w:sz w:val="16"/>
                  <w:szCs w:val="16"/>
                </w:rPr>
                <w:t>?</w:t>
              </w:r>
            </w:ins>
          </w:p>
        </w:tc>
        <w:tc>
          <w:tcPr>
            <w:tcW w:w="5118" w:type="dxa"/>
          </w:tcPr>
          <w:p w14:paraId="662C51CF" w14:textId="77777777" w:rsidR="00722ED2" w:rsidRDefault="00722ED2" w:rsidP="00F77BF8">
            <w:pPr>
              <w:rPr>
                <w:color w:val="7030A0"/>
                <w:sz w:val="16"/>
                <w:szCs w:val="16"/>
              </w:rPr>
            </w:pPr>
            <w:r>
              <w:rPr>
                <w:sz w:val="16"/>
                <w:szCs w:val="16"/>
              </w:rPr>
              <w:t>Relates the expression to the leap year phasing.</w:t>
            </w:r>
          </w:p>
          <w:p w14:paraId="4D4B6D28" w14:textId="77777777" w:rsidR="00722ED2" w:rsidRDefault="00722ED2" w:rsidP="00F77BF8">
            <w:pPr>
              <w:rPr>
                <w:color w:val="7030A0"/>
                <w:sz w:val="16"/>
                <w:szCs w:val="16"/>
              </w:rPr>
            </w:pPr>
          </w:p>
          <w:p w14:paraId="61A77424" w14:textId="77777777" w:rsidR="00722ED2" w:rsidRDefault="00722ED2" w:rsidP="00F77BF8">
            <w:pPr>
              <w:rPr>
                <w:color w:val="7030A0"/>
                <w:sz w:val="16"/>
                <w:szCs w:val="16"/>
              </w:rPr>
            </w:pPr>
          </w:p>
        </w:tc>
      </w:tr>
      <w:tr w:rsidR="00722ED2" w14:paraId="3D88445A" w14:textId="77777777" w:rsidTr="00F77BF8">
        <w:trPr>
          <w:cantSplit/>
          <w:tblHeader w:val="0"/>
        </w:trPr>
        <w:tc>
          <w:tcPr>
            <w:tcW w:w="2535" w:type="dxa"/>
          </w:tcPr>
          <w:p w14:paraId="020E016C" w14:textId="77777777" w:rsidR="00722ED2" w:rsidRPr="00DE56B2" w:rsidRDefault="00722ED2" w:rsidP="00F77BF8">
            <w:pPr>
              <w:rPr>
                <w:sz w:val="16"/>
                <w:szCs w:val="16"/>
              </w:rPr>
            </w:pPr>
            <w:r w:rsidRPr="00DE56B2">
              <w:rPr>
                <w:sz w:val="16"/>
                <w:szCs w:val="16"/>
              </w:rPr>
              <w:t>description</w:t>
            </w:r>
          </w:p>
        </w:tc>
        <w:tc>
          <w:tcPr>
            <w:tcW w:w="1729" w:type="dxa"/>
          </w:tcPr>
          <w:p w14:paraId="6E59421B" w14:textId="65237B0C" w:rsidR="00722ED2" w:rsidRDefault="00D45208" w:rsidP="00F77BF8">
            <w:pPr>
              <w:contextualSpacing/>
              <w:rPr>
                <w:color w:val="7030A0"/>
                <w:sz w:val="16"/>
                <w:szCs w:val="16"/>
              </w:rPr>
            </w:pPr>
            <w:ins w:id="84" w:author="Malcolm Betts" w:date="2023-10-12T12:44:00Z">
              <w:r>
                <w:rPr>
                  <w:color w:val="7030A0"/>
                  <w:sz w:val="16"/>
                  <w:szCs w:val="16"/>
                </w:rPr>
                <w:t>?</w:t>
              </w:r>
            </w:ins>
          </w:p>
        </w:tc>
        <w:tc>
          <w:tcPr>
            <w:tcW w:w="5118" w:type="dxa"/>
          </w:tcPr>
          <w:p w14:paraId="368C4098" w14:textId="77777777" w:rsidR="00722ED2" w:rsidRPr="00B02963" w:rsidRDefault="00722ED2" w:rsidP="00F77BF8">
            <w:pPr>
              <w:rPr>
                <w:color w:val="7030A0"/>
                <w:sz w:val="16"/>
                <w:szCs w:val="16"/>
              </w:rPr>
            </w:pPr>
            <w:r w:rsidRPr="00B02963">
              <w:rPr>
                <w:color w:val="7030A0"/>
                <w:sz w:val="16"/>
                <w:szCs w:val="16"/>
              </w:rPr>
              <w:t xml:space="preserve"> </w:t>
            </w:r>
            <w:r>
              <w:rPr>
                <w:color w:val="237BE8" w:themeColor="text2" w:themeTint="99"/>
                <w:sz w:val="16"/>
                <w:szCs w:val="16"/>
              </w:rPr>
              <w:t>To be provided</w:t>
            </w:r>
          </w:p>
          <w:p w14:paraId="7149F6A6" w14:textId="77777777" w:rsidR="00722ED2" w:rsidRDefault="00722ED2" w:rsidP="00F77BF8">
            <w:pPr>
              <w:rPr>
                <w:color w:val="7030A0"/>
                <w:sz w:val="16"/>
                <w:szCs w:val="16"/>
              </w:rPr>
            </w:pPr>
          </w:p>
        </w:tc>
      </w:tr>
    </w:tbl>
    <w:p w14:paraId="2FB308E3" w14:textId="77777777" w:rsidR="00722ED2" w:rsidRPr="004B1770" w:rsidRDefault="00722ED2" w:rsidP="00722ED2">
      <w:pPr>
        <w:rPr>
          <w:color w:val="7030A0"/>
        </w:rPr>
      </w:pPr>
    </w:p>
    <w:p w14:paraId="0268BE4A" w14:textId="77777777" w:rsidR="00722ED2" w:rsidRDefault="00722ED2" w:rsidP="00722ED2">
      <w:pPr>
        <w:spacing w:after="0"/>
        <w:rPr>
          <w:color w:val="7030A0"/>
        </w:rPr>
      </w:pPr>
    </w:p>
    <w:p w14:paraId="0758DDD9" w14:textId="77777777" w:rsidR="006C1DE7" w:rsidRDefault="006C1DE7" w:rsidP="006C1DE7">
      <w:pPr>
        <w:spacing w:after="0"/>
        <w:rPr>
          <w:bCs/>
          <w:color w:val="7030A0"/>
        </w:rPr>
      </w:pPr>
    </w:p>
    <w:p w14:paraId="774393D0" w14:textId="77777777" w:rsidR="006C1DE7" w:rsidRPr="00D0398B" w:rsidRDefault="006C1DE7" w:rsidP="006C1DE7">
      <w:pPr>
        <w:pStyle w:val="Heading3"/>
      </w:pPr>
      <w:r>
        <w:t>Phasing</w:t>
      </w:r>
    </w:p>
    <w:p w14:paraId="768A9C6B" w14:textId="77777777" w:rsidR="00722ED2" w:rsidRDefault="00722ED2" w:rsidP="00722ED2">
      <w:pPr>
        <w:rPr>
          <w:color w:val="7030A0"/>
        </w:rPr>
      </w:pPr>
      <w:r>
        <w:t>Qualified Name: TemporalExpression::Model::Phasing</w:t>
      </w:r>
    </w:p>
    <w:p w14:paraId="7A1456D6" w14:textId="77777777" w:rsidR="00D45208" w:rsidRDefault="00D45208" w:rsidP="00D45208">
      <w:pPr>
        <w:rPr>
          <w:ins w:id="85" w:author="Malcolm Betts" w:date="2023-10-12T12:44:00Z"/>
          <w:color w:val="7030A0"/>
        </w:rPr>
      </w:pPr>
      <w:ins w:id="86" w:author="Malcolm Betts" w:date="2023-10-12T12:44:00Z">
        <w:r>
          <w:t>This data type is Experimental.</w:t>
        </w:r>
      </w:ins>
    </w:p>
    <w:p w14:paraId="3E9FAE55" w14:textId="77777777" w:rsidR="00722ED2" w:rsidRPr="00974FC7" w:rsidRDefault="00722ED2" w:rsidP="00722ED2">
      <w:pPr>
        <w:spacing w:after="0"/>
        <w:rPr>
          <w:bCs/>
          <w:color w:val="7030A0"/>
        </w:rPr>
      </w:pPr>
    </w:p>
    <w:p w14:paraId="0EEFB74B" w14:textId="77777777" w:rsidR="00722ED2" w:rsidRPr="003F0E3A" w:rsidRDefault="00722ED2" w:rsidP="00722E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4</w:t>
      </w:r>
      <w:r>
        <w:rPr>
          <w:noProof/>
        </w:rPr>
        <w:fldChar w:fldCharType="end"/>
      </w:r>
      <w:r>
        <w:t>:</w:t>
      </w:r>
      <w:r>
        <w:rPr>
          <w:rFonts w:hint="eastAsia"/>
        </w:rPr>
        <w:t xml:space="preserve"> Attributes</w:t>
      </w:r>
      <w:r w:rsidRPr="00484CAE">
        <w:t xml:space="preserve"> </w:t>
      </w:r>
      <w:r>
        <w:t>for Phasing</w:t>
      </w:r>
    </w:p>
    <w:tbl>
      <w:tblPr>
        <w:tblStyle w:val="TableGrid"/>
        <w:tblW w:w="0" w:type="auto"/>
        <w:tblLayout w:type="fixed"/>
        <w:tblLook w:val="04A0" w:firstRow="1" w:lastRow="0" w:firstColumn="1" w:lastColumn="0" w:noHBand="0" w:noVBand="1"/>
      </w:tblPr>
      <w:tblGrid>
        <w:gridCol w:w="2538"/>
        <w:gridCol w:w="1729"/>
        <w:gridCol w:w="5118"/>
      </w:tblGrid>
      <w:tr w:rsidR="00722ED2" w:rsidRPr="00D329F2" w14:paraId="18C7DD63" w14:textId="77777777" w:rsidTr="00F77BF8">
        <w:trPr>
          <w:cantSplit/>
        </w:trPr>
        <w:tc>
          <w:tcPr>
            <w:tcW w:w="2538" w:type="dxa"/>
          </w:tcPr>
          <w:p w14:paraId="1D576581" w14:textId="77777777" w:rsidR="00722ED2" w:rsidRPr="00ED52CB" w:rsidRDefault="00722ED2" w:rsidP="00F77BF8">
            <w:pPr>
              <w:rPr>
                <w:rFonts w:cs="Times New Roman"/>
                <w:b/>
                <w:sz w:val="16"/>
              </w:rPr>
            </w:pPr>
            <w:r w:rsidRPr="00ED52CB">
              <w:rPr>
                <w:rFonts w:cs="Times New Roman"/>
                <w:b/>
                <w:sz w:val="16"/>
              </w:rPr>
              <w:t>Attribute Name</w:t>
            </w:r>
          </w:p>
        </w:tc>
        <w:tc>
          <w:tcPr>
            <w:tcW w:w="1726" w:type="dxa"/>
          </w:tcPr>
          <w:p w14:paraId="3CDDD49D" w14:textId="77777777" w:rsidR="00722ED2" w:rsidRPr="00ED52CB" w:rsidRDefault="00722ED2" w:rsidP="00F77BF8">
            <w:pPr>
              <w:rPr>
                <w:rFonts w:cs="Times New Roman"/>
                <w:b/>
                <w:sz w:val="16"/>
              </w:rPr>
            </w:pPr>
            <w:r>
              <w:rPr>
                <w:rFonts w:cs="Times New Roman"/>
                <w:b/>
                <w:sz w:val="16"/>
              </w:rPr>
              <w:t>Lifecycle Stereotype (empty = Mature)</w:t>
            </w:r>
          </w:p>
        </w:tc>
        <w:tc>
          <w:tcPr>
            <w:tcW w:w="5118" w:type="dxa"/>
          </w:tcPr>
          <w:p w14:paraId="25326134" w14:textId="77777777" w:rsidR="00722ED2" w:rsidRPr="00ED52CB" w:rsidRDefault="00722ED2" w:rsidP="00F77BF8">
            <w:pPr>
              <w:rPr>
                <w:rFonts w:cs="Times New Roman"/>
                <w:b/>
                <w:sz w:val="16"/>
              </w:rPr>
            </w:pPr>
            <w:r w:rsidRPr="00ED52CB">
              <w:rPr>
                <w:rFonts w:cs="Times New Roman"/>
                <w:b/>
                <w:sz w:val="16"/>
              </w:rPr>
              <w:t>Description</w:t>
            </w:r>
          </w:p>
        </w:tc>
      </w:tr>
      <w:tr w:rsidR="00722ED2" w14:paraId="42C04E55" w14:textId="77777777" w:rsidTr="00F77BF8">
        <w:trPr>
          <w:cantSplit/>
          <w:tblHeader w:val="0"/>
        </w:trPr>
        <w:tc>
          <w:tcPr>
            <w:tcW w:w="2535" w:type="dxa"/>
          </w:tcPr>
          <w:p w14:paraId="4684DC1B" w14:textId="77777777" w:rsidR="00722ED2" w:rsidRPr="00DE56B2" w:rsidRDefault="00722ED2" w:rsidP="00F77BF8">
            <w:pPr>
              <w:rPr>
                <w:sz w:val="16"/>
                <w:szCs w:val="16"/>
              </w:rPr>
            </w:pPr>
            <w:r w:rsidRPr="00DE56B2">
              <w:rPr>
                <w:sz w:val="16"/>
                <w:szCs w:val="16"/>
              </w:rPr>
              <w:t>gap</w:t>
            </w:r>
          </w:p>
        </w:tc>
        <w:tc>
          <w:tcPr>
            <w:tcW w:w="1729" w:type="dxa"/>
          </w:tcPr>
          <w:p w14:paraId="71FCDA09" w14:textId="6B064906" w:rsidR="00722ED2" w:rsidRDefault="00D45208" w:rsidP="00F77BF8">
            <w:pPr>
              <w:contextualSpacing/>
              <w:rPr>
                <w:color w:val="7030A0"/>
                <w:sz w:val="16"/>
                <w:szCs w:val="16"/>
              </w:rPr>
            </w:pPr>
            <w:ins w:id="87" w:author="Malcolm Betts" w:date="2023-10-12T12:45:00Z">
              <w:r>
                <w:rPr>
                  <w:color w:val="7030A0"/>
                  <w:sz w:val="16"/>
                  <w:szCs w:val="16"/>
                </w:rPr>
                <w:t>?</w:t>
              </w:r>
            </w:ins>
          </w:p>
        </w:tc>
        <w:tc>
          <w:tcPr>
            <w:tcW w:w="5118" w:type="dxa"/>
          </w:tcPr>
          <w:p w14:paraId="0C45907F" w14:textId="77777777" w:rsidR="00722ED2" w:rsidRDefault="00722ED2" w:rsidP="00F77BF8">
            <w:pPr>
              <w:rPr>
                <w:color w:val="7030A0"/>
                <w:sz w:val="16"/>
                <w:szCs w:val="16"/>
              </w:rPr>
            </w:pPr>
            <w:r>
              <w:rPr>
                <w:sz w:val="16"/>
                <w:szCs w:val="16"/>
              </w:rPr>
              <w:t>Indicates the gap between active periods. The value:</w:t>
            </w:r>
            <w:r>
              <w:rPr>
                <w:sz w:val="16"/>
                <w:szCs w:val="16"/>
              </w:rPr>
              <w:br/>
              <w:t>- 0 means repeated every period (no gap)</w:t>
            </w:r>
            <w:r>
              <w:rPr>
                <w:sz w:val="16"/>
                <w:szCs w:val="16"/>
              </w:rPr>
              <w:br/>
              <w:t>- 1 means gap of one period (and hence, if activityDuration is 1, every other period)</w:t>
            </w:r>
            <w:r>
              <w:rPr>
                <w:sz w:val="16"/>
                <w:szCs w:val="16"/>
              </w:rPr>
              <w:br/>
              <w:t>- etc.</w:t>
            </w:r>
            <w:r>
              <w:rPr>
                <w:sz w:val="16"/>
                <w:szCs w:val="16"/>
              </w:rPr>
              <w:br/>
              <w:t>If gap is used with repeatPeriod then there is guaranteed gap between active periods.</w:t>
            </w:r>
            <w:r>
              <w:rPr>
                <w:sz w:val="16"/>
                <w:szCs w:val="16"/>
              </w:rPr>
              <w:br/>
            </w:r>
          </w:p>
          <w:p w14:paraId="63C50A1D" w14:textId="77777777" w:rsidR="00722ED2" w:rsidRDefault="00722ED2" w:rsidP="00F77BF8">
            <w:pPr>
              <w:rPr>
                <w:color w:val="7030A0"/>
                <w:sz w:val="16"/>
                <w:szCs w:val="16"/>
              </w:rPr>
            </w:pPr>
          </w:p>
          <w:p w14:paraId="1921DA4C" w14:textId="77777777" w:rsidR="00722ED2" w:rsidRDefault="00722ED2" w:rsidP="00F77BF8">
            <w:pPr>
              <w:rPr>
                <w:color w:val="7030A0"/>
                <w:sz w:val="16"/>
                <w:szCs w:val="16"/>
              </w:rPr>
            </w:pPr>
          </w:p>
        </w:tc>
      </w:tr>
      <w:tr w:rsidR="00722ED2" w14:paraId="14169636" w14:textId="77777777" w:rsidTr="00F77BF8">
        <w:trPr>
          <w:cantSplit/>
          <w:tblHeader w:val="0"/>
        </w:trPr>
        <w:tc>
          <w:tcPr>
            <w:tcW w:w="2535" w:type="dxa"/>
          </w:tcPr>
          <w:p w14:paraId="6689D99C" w14:textId="77777777" w:rsidR="00722ED2" w:rsidRPr="00DE56B2" w:rsidRDefault="00722ED2" w:rsidP="00F77BF8">
            <w:pPr>
              <w:rPr>
                <w:sz w:val="16"/>
                <w:szCs w:val="16"/>
              </w:rPr>
            </w:pPr>
            <w:r w:rsidRPr="00DE56B2">
              <w:rPr>
                <w:sz w:val="16"/>
                <w:szCs w:val="16"/>
              </w:rPr>
              <w:t>offset</w:t>
            </w:r>
          </w:p>
        </w:tc>
        <w:tc>
          <w:tcPr>
            <w:tcW w:w="1729" w:type="dxa"/>
          </w:tcPr>
          <w:p w14:paraId="516E217E" w14:textId="6E5EA752" w:rsidR="00722ED2" w:rsidRDefault="00D45208" w:rsidP="00F77BF8">
            <w:pPr>
              <w:contextualSpacing/>
              <w:rPr>
                <w:color w:val="7030A0"/>
                <w:sz w:val="16"/>
                <w:szCs w:val="16"/>
              </w:rPr>
            </w:pPr>
            <w:ins w:id="88" w:author="Malcolm Betts" w:date="2023-10-12T12:45:00Z">
              <w:r>
                <w:rPr>
                  <w:color w:val="7030A0"/>
                  <w:sz w:val="16"/>
                  <w:szCs w:val="16"/>
                </w:rPr>
                <w:t>?</w:t>
              </w:r>
            </w:ins>
          </w:p>
        </w:tc>
        <w:tc>
          <w:tcPr>
            <w:tcW w:w="5118" w:type="dxa"/>
          </w:tcPr>
          <w:p w14:paraId="0907C73A" w14:textId="77777777" w:rsidR="00722ED2" w:rsidRDefault="00722ED2" w:rsidP="00F77BF8">
            <w:pPr>
              <w:rPr>
                <w:color w:val="7030A0"/>
                <w:sz w:val="16"/>
                <w:szCs w:val="16"/>
              </w:rPr>
            </w:pPr>
            <w:r>
              <w:rPr>
                <w:sz w:val="16"/>
                <w:szCs w:val="16"/>
              </w:rPr>
              <w:t>The offset of the start of the active period from the start of the next larger period.</w:t>
            </w:r>
            <w:r>
              <w:rPr>
                <w:sz w:val="16"/>
                <w:szCs w:val="16"/>
              </w:rPr>
              <w:br/>
              <w:t>So for minutes, offset of 1 means start periodicity 1 minute after the hour.</w:t>
            </w:r>
          </w:p>
          <w:p w14:paraId="0A72B77E" w14:textId="77777777" w:rsidR="00722ED2" w:rsidRDefault="00722ED2" w:rsidP="00F77BF8">
            <w:pPr>
              <w:rPr>
                <w:color w:val="7030A0"/>
                <w:sz w:val="16"/>
                <w:szCs w:val="16"/>
              </w:rPr>
            </w:pPr>
          </w:p>
          <w:p w14:paraId="6DF611D2" w14:textId="77777777" w:rsidR="00722ED2" w:rsidRDefault="00722ED2" w:rsidP="00F77BF8">
            <w:pPr>
              <w:rPr>
                <w:color w:val="7030A0"/>
                <w:sz w:val="16"/>
                <w:szCs w:val="16"/>
              </w:rPr>
            </w:pPr>
          </w:p>
        </w:tc>
      </w:tr>
      <w:tr w:rsidR="00722ED2" w14:paraId="1ED2B4F3" w14:textId="77777777" w:rsidTr="00F77BF8">
        <w:trPr>
          <w:cantSplit/>
          <w:tblHeader w:val="0"/>
        </w:trPr>
        <w:tc>
          <w:tcPr>
            <w:tcW w:w="2535" w:type="dxa"/>
          </w:tcPr>
          <w:p w14:paraId="418D3EE7" w14:textId="77777777" w:rsidR="00722ED2" w:rsidRPr="00DE56B2" w:rsidRDefault="00722ED2" w:rsidP="00F77BF8">
            <w:pPr>
              <w:rPr>
                <w:sz w:val="16"/>
                <w:szCs w:val="16"/>
              </w:rPr>
            </w:pPr>
            <w:r w:rsidRPr="00DE56B2">
              <w:rPr>
                <w:sz w:val="16"/>
                <w:szCs w:val="16"/>
              </w:rPr>
              <w:t>activityDuration</w:t>
            </w:r>
          </w:p>
        </w:tc>
        <w:tc>
          <w:tcPr>
            <w:tcW w:w="1729" w:type="dxa"/>
          </w:tcPr>
          <w:p w14:paraId="62B300FA" w14:textId="7D6C2226" w:rsidR="00722ED2" w:rsidRDefault="00D45208" w:rsidP="00F77BF8">
            <w:pPr>
              <w:contextualSpacing/>
              <w:rPr>
                <w:color w:val="7030A0"/>
                <w:sz w:val="16"/>
                <w:szCs w:val="16"/>
              </w:rPr>
            </w:pPr>
            <w:ins w:id="89" w:author="Malcolm Betts" w:date="2023-10-12T12:45:00Z">
              <w:r>
                <w:rPr>
                  <w:color w:val="7030A0"/>
                  <w:sz w:val="16"/>
                  <w:szCs w:val="16"/>
                </w:rPr>
                <w:t>?</w:t>
              </w:r>
            </w:ins>
          </w:p>
        </w:tc>
        <w:tc>
          <w:tcPr>
            <w:tcW w:w="5118" w:type="dxa"/>
          </w:tcPr>
          <w:p w14:paraId="08396797" w14:textId="77777777" w:rsidR="00722ED2" w:rsidRDefault="00722ED2" w:rsidP="00F77BF8">
            <w:pPr>
              <w:rPr>
                <w:color w:val="7030A0"/>
                <w:sz w:val="16"/>
                <w:szCs w:val="16"/>
              </w:rPr>
            </w:pPr>
            <w:r>
              <w:rPr>
                <w:sz w:val="16"/>
                <w:szCs w:val="16"/>
              </w:rPr>
              <w:t>The length of the active period.</w:t>
            </w:r>
          </w:p>
          <w:p w14:paraId="1D47CD7F" w14:textId="77777777" w:rsidR="00722ED2" w:rsidRDefault="00722ED2" w:rsidP="00F77BF8">
            <w:pPr>
              <w:rPr>
                <w:color w:val="7030A0"/>
                <w:sz w:val="16"/>
                <w:szCs w:val="16"/>
              </w:rPr>
            </w:pPr>
          </w:p>
          <w:p w14:paraId="66A3391B" w14:textId="77777777" w:rsidR="00722ED2" w:rsidRDefault="00722ED2" w:rsidP="00F77BF8">
            <w:pPr>
              <w:rPr>
                <w:color w:val="7030A0"/>
                <w:sz w:val="16"/>
                <w:szCs w:val="16"/>
              </w:rPr>
            </w:pPr>
          </w:p>
        </w:tc>
      </w:tr>
      <w:tr w:rsidR="00722ED2" w14:paraId="2DBC78AC" w14:textId="77777777" w:rsidTr="00F77BF8">
        <w:trPr>
          <w:cantSplit/>
          <w:tblHeader w:val="0"/>
        </w:trPr>
        <w:tc>
          <w:tcPr>
            <w:tcW w:w="2535" w:type="dxa"/>
          </w:tcPr>
          <w:p w14:paraId="14749696" w14:textId="77777777" w:rsidR="00722ED2" w:rsidRPr="00DE56B2" w:rsidRDefault="00722ED2" w:rsidP="00F77BF8">
            <w:pPr>
              <w:rPr>
                <w:sz w:val="16"/>
                <w:szCs w:val="16"/>
              </w:rPr>
            </w:pPr>
            <w:r w:rsidRPr="00DE56B2">
              <w:rPr>
                <w:sz w:val="16"/>
                <w:szCs w:val="16"/>
              </w:rPr>
              <w:t>repeatPeriod</w:t>
            </w:r>
          </w:p>
        </w:tc>
        <w:tc>
          <w:tcPr>
            <w:tcW w:w="1729" w:type="dxa"/>
          </w:tcPr>
          <w:p w14:paraId="57C1B6D5" w14:textId="4931F913" w:rsidR="00722ED2" w:rsidRDefault="00D45208" w:rsidP="00F77BF8">
            <w:pPr>
              <w:contextualSpacing/>
              <w:rPr>
                <w:color w:val="7030A0"/>
                <w:sz w:val="16"/>
                <w:szCs w:val="16"/>
              </w:rPr>
            </w:pPr>
            <w:ins w:id="90" w:author="Malcolm Betts" w:date="2023-10-12T12:45:00Z">
              <w:r>
                <w:rPr>
                  <w:color w:val="7030A0"/>
                  <w:sz w:val="16"/>
                  <w:szCs w:val="16"/>
                </w:rPr>
                <w:t>?</w:t>
              </w:r>
            </w:ins>
          </w:p>
        </w:tc>
        <w:tc>
          <w:tcPr>
            <w:tcW w:w="5118" w:type="dxa"/>
          </w:tcPr>
          <w:p w14:paraId="3D8FE804" w14:textId="77777777" w:rsidR="00722ED2" w:rsidRDefault="00722ED2" w:rsidP="00F77BF8">
            <w:pPr>
              <w:rPr>
                <w:color w:val="7030A0"/>
                <w:sz w:val="16"/>
                <w:szCs w:val="16"/>
              </w:rPr>
            </w:pPr>
            <w:r>
              <w:rPr>
                <w:sz w:val="16"/>
                <w:szCs w:val="16"/>
              </w:rPr>
              <w:t>Period of activity repeat. An activity of duration 1 and repeatPeriod 1 is essentially continuous.</w:t>
            </w:r>
            <w:r>
              <w:rPr>
                <w:sz w:val="16"/>
                <w:szCs w:val="16"/>
              </w:rPr>
              <w:br/>
              <w:t>The repeatPeriod is an alternative to gap.</w:t>
            </w:r>
          </w:p>
          <w:p w14:paraId="54C4A4BD" w14:textId="77777777" w:rsidR="00722ED2" w:rsidRDefault="00722ED2" w:rsidP="00F77BF8">
            <w:pPr>
              <w:rPr>
                <w:color w:val="7030A0"/>
                <w:sz w:val="16"/>
                <w:szCs w:val="16"/>
              </w:rPr>
            </w:pPr>
          </w:p>
          <w:p w14:paraId="16F0C4D9" w14:textId="77777777" w:rsidR="00722ED2" w:rsidRDefault="00722ED2" w:rsidP="00F77BF8">
            <w:pPr>
              <w:rPr>
                <w:color w:val="7030A0"/>
                <w:sz w:val="16"/>
                <w:szCs w:val="16"/>
              </w:rPr>
            </w:pPr>
          </w:p>
        </w:tc>
      </w:tr>
      <w:tr w:rsidR="00722ED2" w14:paraId="48A4A572" w14:textId="77777777" w:rsidTr="00F77BF8">
        <w:trPr>
          <w:cantSplit/>
          <w:tblHeader w:val="0"/>
        </w:trPr>
        <w:tc>
          <w:tcPr>
            <w:tcW w:w="2535" w:type="dxa"/>
          </w:tcPr>
          <w:p w14:paraId="326E2F09" w14:textId="77777777" w:rsidR="00722ED2" w:rsidRPr="00DE56B2" w:rsidRDefault="00722ED2" w:rsidP="00F77BF8">
            <w:pPr>
              <w:rPr>
                <w:sz w:val="16"/>
                <w:szCs w:val="16"/>
              </w:rPr>
            </w:pPr>
            <w:r w:rsidRPr="00DE56B2">
              <w:rPr>
                <w:sz w:val="16"/>
                <w:szCs w:val="16"/>
              </w:rPr>
              <w:t>variableActivityDuration</w:t>
            </w:r>
          </w:p>
        </w:tc>
        <w:tc>
          <w:tcPr>
            <w:tcW w:w="1729" w:type="dxa"/>
          </w:tcPr>
          <w:p w14:paraId="480F29DC" w14:textId="0B5537E8" w:rsidR="00722ED2" w:rsidRDefault="00D45208" w:rsidP="00F77BF8">
            <w:pPr>
              <w:contextualSpacing/>
              <w:rPr>
                <w:color w:val="7030A0"/>
                <w:sz w:val="16"/>
                <w:szCs w:val="16"/>
              </w:rPr>
            </w:pPr>
            <w:ins w:id="91" w:author="Malcolm Betts" w:date="2023-10-12T12:45:00Z">
              <w:r>
                <w:rPr>
                  <w:color w:val="7030A0"/>
                  <w:sz w:val="16"/>
                  <w:szCs w:val="16"/>
                </w:rPr>
                <w:t>?</w:t>
              </w:r>
            </w:ins>
          </w:p>
        </w:tc>
        <w:tc>
          <w:tcPr>
            <w:tcW w:w="5118" w:type="dxa"/>
          </w:tcPr>
          <w:p w14:paraId="08C5C29A" w14:textId="77777777" w:rsidR="00722ED2" w:rsidRDefault="00722ED2" w:rsidP="00F77BF8">
            <w:pPr>
              <w:rPr>
                <w:color w:val="7030A0"/>
                <w:sz w:val="16"/>
                <w:szCs w:val="16"/>
              </w:rPr>
            </w:pPr>
            <w:r>
              <w:rPr>
                <w:sz w:val="16"/>
                <w:szCs w:val="16"/>
              </w:rPr>
              <w:t>The duration of activity is at least the activityDuration but may be more up to the repeatPeriod boundary.</w:t>
            </w:r>
          </w:p>
          <w:p w14:paraId="25C75415" w14:textId="77777777" w:rsidR="00722ED2" w:rsidRDefault="00722ED2" w:rsidP="00F77BF8">
            <w:pPr>
              <w:rPr>
                <w:color w:val="7030A0"/>
                <w:sz w:val="16"/>
                <w:szCs w:val="16"/>
              </w:rPr>
            </w:pPr>
          </w:p>
          <w:p w14:paraId="6AF15DB4" w14:textId="77777777" w:rsidR="00722ED2" w:rsidRDefault="00722ED2" w:rsidP="00F77BF8">
            <w:pPr>
              <w:rPr>
                <w:color w:val="7030A0"/>
                <w:sz w:val="16"/>
                <w:szCs w:val="16"/>
              </w:rPr>
            </w:pPr>
          </w:p>
        </w:tc>
      </w:tr>
    </w:tbl>
    <w:p w14:paraId="6F6BE558" w14:textId="77777777" w:rsidR="00722ED2" w:rsidRPr="004B1770" w:rsidRDefault="00722ED2" w:rsidP="00722ED2">
      <w:pPr>
        <w:rPr>
          <w:color w:val="7030A0"/>
        </w:rPr>
      </w:pPr>
    </w:p>
    <w:p w14:paraId="194A667E" w14:textId="77777777" w:rsidR="00722ED2" w:rsidRDefault="00722ED2" w:rsidP="00722ED2">
      <w:pPr>
        <w:spacing w:after="0"/>
        <w:rPr>
          <w:color w:val="7030A0"/>
        </w:rPr>
      </w:pPr>
    </w:p>
    <w:p w14:paraId="564ABD9F" w14:textId="77777777" w:rsidR="006C1DE7" w:rsidRDefault="006C1DE7" w:rsidP="006C1DE7">
      <w:pPr>
        <w:spacing w:after="0"/>
        <w:rPr>
          <w:bCs/>
          <w:color w:val="7030A0"/>
        </w:rPr>
      </w:pPr>
    </w:p>
    <w:p w14:paraId="0C597267" w14:textId="77777777" w:rsidR="006C1DE7" w:rsidRPr="00D0398B" w:rsidRDefault="006C1DE7" w:rsidP="006C1DE7">
      <w:pPr>
        <w:pStyle w:val="Heading3"/>
      </w:pPr>
      <w:r>
        <w:t>TimeInDay</w:t>
      </w:r>
    </w:p>
    <w:p w14:paraId="5E8693A3" w14:textId="77777777" w:rsidR="00722ED2" w:rsidRDefault="00722ED2" w:rsidP="00722ED2">
      <w:pPr>
        <w:rPr>
          <w:color w:val="7030A0"/>
        </w:rPr>
      </w:pPr>
      <w:r>
        <w:t>Qualified Name: TemporalExpression::Model::TimeInDay</w:t>
      </w:r>
    </w:p>
    <w:p w14:paraId="6BDAB339" w14:textId="77777777" w:rsidR="00722ED2" w:rsidRDefault="00722ED2" w:rsidP="00722ED2">
      <w:pPr>
        <w:rPr>
          <w:color w:val="7030A0"/>
        </w:rPr>
      </w:pPr>
      <w:r>
        <w:t>Clock time as per 24 hour clock.</w:t>
      </w:r>
    </w:p>
    <w:p w14:paraId="33CF6B18" w14:textId="77777777" w:rsidR="00D45208" w:rsidRDefault="00D45208" w:rsidP="00D45208">
      <w:pPr>
        <w:rPr>
          <w:ins w:id="92" w:author="Malcolm Betts" w:date="2023-10-12T12:45:00Z"/>
          <w:color w:val="7030A0"/>
        </w:rPr>
      </w:pPr>
      <w:ins w:id="93" w:author="Malcolm Betts" w:date="2023-10-12T12:45:00Z">
        <w:r>
          <w:lastRenderedPageBreak/>
          <w:t>This data type is Experimental.</w:t>
        </w:r>
      </w:ins>
    </w:p>
    <w:p w14:paraId="401A77D6" w14:textId="77777777" w:rsidR="00722ED2" w:rsidRPr="00974FC7" w:rsidRDefault="00722ED2" w:rsidP="00722ED2">
      <w:pPr>
        <w:spacing w:after="0"/>
        <w:rPr>
          <w:bCs/>
          <w:color w:val="7030A0"/>
        </w:rPr>
      </w:pPr>
    </w:p>
    <w:p w14:paraId="52741665" w14:textId="77777777" w:rsidR="00722ED2" w:rsidRPr="003F0E3A" w:rsidRDefault="00722ED2" w:rsidP="00722E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4</w:t>
      </w:r>
      <w:r>
        <w:rPr>
          <w:noProof/>
        </w:rPr>
        <w:fldChar w:fldCharType="end"/>
      </w:r>
      <w:r>
        <w:t>:</w:t>
      </w:r>
      <w:r>
        <w:rPr>
          <w:rFonts w:hint="eastAsia"/>
        </w:rPr>
        <w:t xml:space="preserve"> Attributes</w:t>
      </w:r>
      <w:r w:rsidRPr="00484CAE">
        <w:t xml:space="preserve"> </w:t>
      </w:r>
      <w:r>
        <w:t>for TimeInDay</w:t>
      </w:r>
    </w:p>
    <w:tbl>
      <w:tblPr>
        <w:tblStyle w:val="TableGrid"/>
        <w:tblW w:w="0" w:type="auto"/>
        <w:tblLayout w:type="fixed"/>
        <w:tblLook w:val="04A0" w:firstRow="1" w:lastRow="0" w:firstColumn="1" w:lastColumn="0" w:noHBand="0" w:noVBand="1"/>
      </w:tblPr>
      <w:tblGrid>
        <w:gridCol w:w="2538"/>
        <w:gridCol w:w="1729"/>
        <w:gridCol w:w="5118"/>
      </w:tblGrid>
      <w:tr w:rsidR="00722ED2" w:rsidRPr="00D329F2" w14:paraId="2A1809A4" w14:textId="77777777" w:rsidTr="00F77BF8">
        <w:trPr>
          <w:cantSplit/>
        </w:trPr>
        <w:tc>
          <w:tcPr>
            <w:tcW w:w="2538" w:type="dxa"/>
          </w:tcPr>
          <w:p w14:paraId="4A8C0FBC" w14:textId="77777777" w:rsidR="00722ED2" w:rsidRPr="00ED52CB" w:rsidRDefault="00722ED2" w:rsidP="00F77BF8">
            <w:pPr>
              <w:rPr>
                <w:rFonts w:cs="Times New Roman"/>
                <w:b/>
                <w:sz w:val="16"/>
              </w:rPr>
            </w:pPr>
            <w:r w:rsidRPr="00ED52CB">
              <w:rPr>
                <w:rFonts w:cs="Times New Roman"/>
                <w:b/>
                <w:sz w:val="16"/>
              </w:rPr>
              <w:t>Attribute Name</w:t>
            </w:r>
          </w:p>
        </w:tc>
        <w:tc>
          <w:tcPr>
            <w:tcW w:w="1726" w:type="dxa"/>
          </w:tcPr>
          <w:p w14:paraId="7A44807A" w14:textId="77777777" w:rsidR="00722ED2" w:rsidRPr="00ED52CB" w:rsidRDefault="00722ED2" w:rsidP="00F77BF8">
            <w:pPr>
              <w:rPr>
                <w:rFonts w:cs="Times New Roman"/>
                <w:b/>
                <w:sz w:val="16"/>
              </w:rPr>
            </w:pPr>
            <w:r>
              <w:rPr>
                <w:rFonts w:cs="Times New Roman"/>
                <w:b/>
                <w:sz w:val="16"/>
              </w:rPr>
              <w:t>Lifecycle Stereotype (empty = Mature)</w:t>
            </w:r>
          </w:p>
        </w:tc>
        <w:tc>
          <w:tcPr>
            <w:tcW w:w="5118" w:type="dxa"/>
          </w:tcPr>
          <w:p w14:paraId="3101B8B7" w14:textId="77777777" w:rsidR="00722ED2" w:rsidRPr="00ED52CB" w:rsidRDefault="00722ED2" w:rsidP="00F77BF8">
            <w:pPr>
              <w:rPr>
                <w:rFonts w:cs="Times New Roman"/>
                <w:b/>
                <w:sz w:val="16"/>
              </w:rPr>
            </w:pPr>
            <w:r w:rsidRPr="00ED52CB">
              <w:rPr>
                <w:rFonts w:cs="Times New Roman"/>
                <w:b/>
                <w:sz w:val="16"/>
              </w:rPr>
              <w:t>Description</w:t>
            </w:r>
          </w:p>
        </w:tc>
      </w:tr>
      <w:tr w:rsidR="00722ED2" w14:paraId="4A57C3D3" w14:textId="77777777" w:rsidTr="00F77BF8">
        <w:trPr>
          <w:cantSplit/>
          <w:tblHeader w:val="0"/>
        </w:trPr>
        <w:tc>
          <w:tcPr>
            <w:tcW w:w="2535" w:type="dxa"/>
          </w:tcPr>
          <w:p w14:paraId="7736A527" w14:textId="77777777" w:rsidR="00722ED2" w:rsidRPr="00DE56B2" w:rsidRDefault="00722ED2" w:rsidP="00F77BF8">
            <w:pPr>
              <w:rPr>
                <w:sz w:val="16"/>
                <w:szCs w:val="16"/>
              </w:rPr>
            </w:pPr>
            <w:r w:rsidRPr="00DE56B2">
              <w:rPr>
                <w:sz w:val="16"/>
                <w:szCs w:val="16"/>
              </w:rPr>
              <w:t>hourInDay</w:t>
            </w:r>
          </w:p>
        </w:tc>
        <w:tc>
          <w:tcPr>
            <w:tcW w:w="1729" w:type="dxa"/>
          </w:tcPr>
          <w:p w14:paraId="066ABB70" w14:textId="61790009" w:rsidR="00722ED2" w:rsidRDefault="00D45208" w:rsidP="00F77BF8">
            <w:pPr>
              <w:contextualSpacing/>
              <w:rPr>
                <w:color w:val="7030A0"/>
                <w:sz w:val="16"/>
                <w:szCs w:val="16"/>
              </w:rPr>
            </w:pPr>
            <w:ins w:id="94" w:author="Malcolm Betts" w:date="2023-10-12T12:45:00Z">
              <w:r>
                <w:rPr>
                  <w:color w:val="7030A0"/>
                  <w:sz w:val="16"/>
                  <w:szCs w:val="16"/>
                </w:rPr>
                <w:t>?</w:t>
              </w:r>
            </w:ins>
          </w:p>
        </w:tc>
        <w:tc>
          <w:tcPr>
            <w:tcW w:w="5118" w:type="dxa"/>
          </w:tcPr>
          <w:p w14:paraId="47A56B50" w14:textId="77777777" w:rsidR="00722ED2" w:rsidRDefault="00722ED2" w:rsidP="00F77BF8">
            <w:pPr>
              <w:rPr>
                <w:color w:val="7030A0"/>
                <w:sz w:val="16"/>
                <w:szCs w:val="16"/>
              </w:rPr>
            </w:pPr>
            <w:r>
              <w:rPr>
                <w:sz w:val="16"/>
                <w:szCs w:val="16"/>
              </w:rPr>
              <w:t>Clock time hours.</w:t>
            </w:r>
          </w:p>
          <w:p w14:paraId="3012BBAC" w14:textId="77777777" w:rsidR="00722ED2" w:rsidRDefault="00722ED2" w:rsidP="00F77BF8">
            <w:pPr>
              <w:rPr>
                <w:color w:val="7030A0"/>
                <w:sz w:val="16"/>
                <w:szCs w:val="16"/>
              </w:rPr>
            </w:pPr>
          </w:p>
          <w:p w14:paraId="59B686A1" w14:textId="77777777" w:rsidR="00722ED2" w:rsidRDefault="00722ED2" w:rsidP="00F77BF8">
            <w:pPr>
              <w:rPr>
                <w:color w:val="7030A0"/>
                <w:sz w:val="16"/>
                <w:szCs w:val="16"/>
              </w:rPr>
            </w:pPr>
          </w:p>
        </w:tc>
      </w:tr>
      <w:tr w:rsidR="00722ED2" w14:paraId="7D8A3122" w14:textId="77777777" w:rsidTr="00F77BF8">
        <w:trPr>
          <w:cantSplit/>
          <w:tblHeader w:val="0"/>
        </w:trPr>
        <w:tc>
          <w:tcPr>
            <w:tcW w:w="2535" w:type="dxa"/>
          </w:tcPr>
          <w:p w14:paraId="240060BA" w14:textId="77777777" w:rsidR="00722ED2" w:rsidRPr="00DE56B2" w:rsidRDefault="00722ED2" w:rsidP="00F77BF8">
            <w:pPr>
              <w:rPr>
                <w:sz w:val="16"/>
                <w:szCs w:val="16"/>
              </w:rPr>
            </w:pPr>
            <w:r w:rsidRPr="00DE56B2">
              <w:rPr>
                <w:sz w:val="16"/>
                <w:szCs w:val="16"/>
              </w:rPr>
              <w:t>minuteInHour</w:t>
            </w:r>
          </w:p>
        </w:tc>
        <w:tc>
          <w:tcPr>
            <w:tcW w:w="1729" w:type="dxa"/>
          </w:tcPr>
          <w:p w14:paraId="3D8B88B3" w14:textId="46ACE5D5" w:rsidR="00722ED2" w:rsidRDefault="00D45208" w:rsidP="00F77BF8">
            <w:pPr>
              <w:contextualSpacing/>
              <w:rPr>
                <w:color w:val="7030A0"/>
                <w:sz w:val="16"/>
                <w:szCs w:val="16"/>
              </w:rPr>
            </w:pPr>
            <w:ins w:id="95" w:author="Malcolm Betts" w:date="2023-10-12T12:46:00Z">
              <w:r>
                <w:rPr>
                  <w:color w:val="7030A0"/>
                  <w:sz w:val="16"/>
                  <w:szCs w:val="16"/>
                </w:rPr>
                <w:t>?</w:t>
              </w:r>
            </w:ins>
          </w:p>
        </w:tc>
        <w:tc>
          <w:tcPr>
            <w:tcW w:w="5118" w:type="dxa"/>
          </w:tcPr>
          <w:p w14:paraId="2D081FA8" w14:textId="77777777" w:rsidR="00722ED2" w:rsidRDefault="00722ED2" w:rsidP="00F77BF8">
            <w:pPr>
              <w:rPr>
                <w:color w:val="7030A0"/>
                <w:sz w:val="16"/>
                <w:szCs w:val="16"/>
              </w:rPr>
            </w:pPr>
            <w:r>
              <w:rPr>
                <w:sz w:val="16"/>
                <w:szCs w:val="16"/>
              </w:rPr>
              <w:t>Clock time minutes.</w:t>
            </w:r>
          </w:p>
          <w:p w14:paraId="2BB347B3" w14:textId="77777777" w:rsidR="00722ED2" w:rsidRDefault="00722ED2" w:rsidP="00F77BF8">
            <w:pPr>
              <w:rPr>
                <w:color w:val="7030A0"/>
                <w:sz w:val="16"/>
                <w:szCs w:val="16"/>
              </w:rPr>
            </w:pPr>
          </w:p>
          <w:p w14:paraId="17D26570" w14:textId="77777777" w:rsidR="00722ED2" w:rsidRDefault="00722ED2" w:rsidP="00F77BF8">
            <w:pPr>
              <w:rPr>
                <w:color w:val="7030A0"/>
                <w:sz w:val="16"/>
                <w:szCs w:val="16"/>
              </w:rPr>
            </w:pPr>
          </w:p>
        </w:tc>
      </w:tr>
    </w:tbl>
    <w:p w14:paraId="398BCF13" w14:textId="77777777" w:rsidR="00722ED2" w:rsidRPr="004B1770" w:rsidRDefault="00722ED2" w:rsidP="00722ED2">
      <w:pPr>
        <w:rPr>
          <w:color w:val="7030A0"/>
        </w:rPr>
      </w:pPr>
    </w:p>
    <w:p w14:paraId="4393F121" w14:textId="77777777" w:rsidR="00722ED2" w:rsidRDefault="00722ED2" w:rsidP="00722ED2">
      <w:pPr>
        <w:spacing w:after="0"/>
        <w:rPr>
          <w:color w:val="7030A0"/>
        </w:rPr>
      </w:pPr>
    </w:p>
    <w:p w14:paraId="1D96680A" w14:textId="77777777" w:rsidR="006C1DE7" w:rsidRDefault="006C1DE7" w:rsidP="006C1DE7">
      <w:pPr>
        <w:spacing w:after="0"/>
        <w:rPr>
          <w:bCs/>
          <w:color w:val="7030A0"/>
        </w:rPr>
      </w:pPr>
    </w:p>
    <w:p w14:paraId="2E221470" w14:textId="77777777" w:rsidR="006C1DE7" w:rsidRPr="00D0398B" w:rsidRDefault="006C1DE7" w:rsidP="006C1DE7">
      <w:pPr>
        <w:pStyle w:val="Heading3"/>
      </w:pPr>
      <w:r>
        <w:t>TimePeriodOptions</w:t>
      </w:r>
    </w:p>
    <w:p w14:paraId="6C76C721" w14:textId="77777777" w:rsidR="00722ED2" w:rsidRDefault="00722ED2" w:rsidP="00722ED2">
      <w:pPr>
        <w:rPr>
          <w:color w:val="7030A0"/>
        </w:rPr>
      </w:pPr>
      <w:r>
        <w:t>Qualified Name: TemporalExpression::Model::TimePeriodOptions</w:t>
      </w:r>
    </w:p>
    <w:p w14:paraId="23C230E8" w14:textId="77777777" w:rsidR="00722ED2" w:rsidRDefault="00722ED2" w:rsidP="00722ED2">
      <w:pPr>
        <w:rPr>
          <w:color w:val="7030A0"/>
        </w:rPr>
      </w:pPr>
      <w:r>
        <w:t>This data type specifies a time period.</w:t>
      </w:r>
    </w:p>
    <w:p w14:paraId="45F6E776" w14:textId="77777777" w:rsidR="00D45208" w:rsidRDefault="00D45208" w:rsidP="00D45208">
      <w:pPr>
        <w:rPr>
          <w:ins w:id="96" w:author="Malcolm Betts" w:date="2023-10-12T12:46:00Z"/>
          <w:color w:val="7030A0"/>
        </w:rPr>
      </w:pPr>
      <w:ins w:id="97" w:author="Malcolm Betts" w:date="2023-10-12T12:46:00Z">
        <w:r>
          <w:t>This data type is Experimental.</w:t>
        </w:r>
      </w:ins>
    </w:p>
    <w:p w14:paraId="6BDAE7C1" w14:textId="77777777" w:rsidR="00722ED2" w:rsidRPr="00974FC7" w:rsidRDefault="00722ED2" w:rsidP="00722ED2">
      <w:pPr>
        <w:spacing w:after="0"/>
        <w:rPr>
          <w:bCs/>
          <w:color w:val="7030A0"/>
        </w:rPr>
      </w:pPr>
    </w:p>
    <w:p w14:paraId="47F9CF26" w14:textId="77777777" w:rsidR="00722ED2" w:rsidRPr="003F0E3A" w:rsidRDefault="00722ED2" w:rsidP="00722E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4</w:t>
      </w:r>
      <w:r>
        <w:rPr>
          <w:noProof/>
        </w:rPr>
        <w:fldChar w:fldCharType="end"/>
      </w:r>
      <w:r>
        <w:t>:</w:t>
      </w:r>
      <w:r>
        <w:rPr>
          <w:rFonts w:hint="eastAsia"/>
        </w:rPr>
        <w:t xml:space="preserve"> Attributes</w:t>
      </w:r>
      <w:r w:rsidRPr="00484CAE">
        <w:t xml:space="preserve"> </w:t>
      </w:r>
      <w:r>
        <w:t>for TimePeriodOptions</w:t>
      </w:r>
    </w:p>
    <w:tbl>
      <w:tblPr>
        <w:tblStyle w:val="TableGrid"/>
        <w:tblW w:w="0" w:type="auto"/>
        <w:tblLayout w:type="fixed"/>
        <w:tblLook w:val="04A0" w:firstRow="1" w:lastRow="0" w:firstColumn="1" w:lastColumn="0" w:noHBand="0" w:noVBand="1"/>
      </w:tblPr>
      <w:tblGrid>
        <w:gridCol w:w="2538"/>
        <w:gridCol w:w="1729"/>
        <w:gridCol w:w="5118"/>
      </w:tblGrid>
      <w:tr w:rsidR="00722ED2" w:rsidRPr="00D329F2" w14:paraId="47AB9C03" w14:textId="77777777" w:rsidTr="00F77BF8">
        <w:trPr>
          <w:cantSplit/>
        </w:trPr>
        <w:tc>
          <w:tcPr>
            <w:tcW w:w="2538" w:type="dxa"/>
          </w:tcPr>
          <w:p w14:paraId="558CBE58" w14:textId="77777777" w:rsidR="00722ED2" w:rsidRPr="00ED52CB" w:rsidRDefault="00722ED2" w:rsidP="00F77BF8">
            <w:pPr>
              <w:rPr>
                <w:rFonts w:cs="Times New Roman"/>
                <w:b/>
                <w:sz w:val="16"/>
              </w:rPr>
            </w:pPr>
            <w:r w:rsidRPr="00ED52CB">
              <w:rPr>
                <w:rFonts w:cs="Times New Roman"/>
                <w:b/>
                <w:sz w:val="16"/>
              </w:rPr>
              <w:t>Attribute Name</w:t>
            </w:r>
          </w:p>
        </w:tc>
        <w:tc>
          <w:tcPr>
            <w:tcW w:w="1726" w:type="dxa"/>
          </w:tcPr>
          <w:p w14:paraId="136F1222" w14:textId="77777777" w:rsidR="00722ED2" w:rsidRPr="00ED52CB" w:rsidRDefault="00722ED2" w:rsidP="00F77BF8">
            <w:pPr>
              <w:rPr>
                <w:rFonts w:cs="Times New Roman"/>
                <w:b/>
                <w:sz w:val="16"/>
              </w:rPr>
            </w:pPr>
            <w:r>
              <w:rPr>
                <w:rFonts w:cs="Times New Roman"/>
                <w:b/>
                <w:sz w:val="16"/>
              </w:rPr>
              <w:t>Lifecycle Stereotype (empty = Mature)</w:t>
            </w:r>
          </w:p>
        </w:tc>
        <w:tc>
          <w:tcPr>
            <w:tcW w:w="5118" w:type="dxa"/>
          </w:tcPr>
          <w:p w14:paraId="271765DD" w14:textId="77777777" w:rsidR="00722ED2" w:rsidRPr="00ED52CB" w:rsidRDefault="00722ED2" w:rsidP="00F77BF8">
            <w:pPr>
              <w:rPr>
                <w:rFonts w:cs="Times New Roman"/>
                <w:b/>
                <w:sz w:val="16"/>
              </w:rPr>
            </w:pPr>
            <w:r w:rsidRPr="00ED52CB">
              <w:rPr>
                <w:rFonts w:cs="Times New Roman"/>
                <w:b/>
                <w:sz w:val="16"/>
              </w:rPr>
              <w:t>Description</w:t>
            </w:r>
          </w:p>
        </w:tc>
      </w:tr>
      <w:tr w:rsidR="00722ED2" w14:paraId="5F713157" w14:textId="77777777" w:rsidTr="00F77BF8">
        <w:trPr>
          <w:cantSplit/>
          <w:tblHeader w:val="0"/>
        </w:trPr>
        <w:tc>
          <w:tcPr>
            <w:tcW w:w="2535" w:type="dxa"/>
          </w:tcPr>
          <w:p w14:paraId="1D8CF8EE" w14:textId="77777777" w:rsidR="00722ED2" w:rsidRPr="00DE56B2" w:rsidRDefault="00722ED2" w:rsidP="00F77BF8">
            <w:pPr>
              <w:rPr>
                <w:sz w:val="16"/>
                <w:szCs w:val="16"/>
              </w:rPr>
            </w:pPr>
            <w:r w:rsidRPr="00DE56B2">
              <w:rPr>
                <w:sz w:val="16"/>
                <w:szCs w:val="16"/>
              </w:rPr>
              <w:t>startTime</w:t>
            </w:r>
          </w:p>
        </w:tc>
        <w:tc>
          <w:tcPr>
            <w:tcW w:w="1729" w:type="dxa"/>
          </w:tcPr>
          <w:p w14:paraId="44369422" w14:textId="6E8B96F8" w:rsidR="00722ED2" w:rsidRDefault="00D45208" w:rsidP="00F77BF8">
            <w:pPr>
              <w:contextualSpacing/>
              <w:rPr>
                <w:color w:val="7030A0"/>
                <w:sz w:val="16"/>
                <w:szCs w:val="16"/>
              </w:rPr>
            </w:pPr>
            <w:ins w:id="98" w:author="Malcolm Betts" w:date="2023-10-12T12:46:00Z">
              <w:r>
                <w:rPr>
                  <w:color w:val="7030A0"/>
                  <w:sz w:val="16"/>
                  <w:szCs w:val="16"/>
                </w:rPr>
                <w:t>?</w:t>
              </w:r>
            </w:ins>
          </w:p>
        </w:tc>
        <w:tc>
          <w:tcPr>
            <w:tcW w:w="5118" w:type="dxa"/>
          </w:tcPr>
          <w:p w14:paraId="7CDDB5BD" w14:textId="77777777" w:rsidR="00722ED2" w:rsidRDefault="00722ED2" w:rsidP="00F77BF8">
            <w:pPr>
              <w:rPr>
                <w:color w:val="7030A0"/>
                <w:sz w:val="16"/>
                <w:szCs w:val="16"/>
              </w:rPr>
            </w:pPr>
            <w:r>
              <w:rPr>
                <w:sz w:val="16"/>
                <w:szCs w:val="16"/>
              </w:rPr>
              <w:t>This attribute defines the start time of the time period.</w:t>
            </w:r>
          </w:p>
          <w:p w14:paraId="6092083F" w14:textId="77777777" w:rsidR="00722ED2" w:rsidRDefault="00722ED2" w:rsidP="00F77BF8">
            <w:pPr>
              <w:rPr>
                <w:color w:val="7030A0"/>
                <w:sz w:val="16"/>
                <w:szCs w:val="16"/>
              </w:rPr>
            </w:pPr>
          </w:p>
          <w:p w14:paraId="5D534B00" w14:textId="77777777" w:rsidR="00722ED2" w:rsidRDefault="00722ED2" w:rsidP="00F77BF8">
            <w:pPr>
              <w:rPr>
                <w:color w:val="7030A0"/>
                <w:sz w:val="16"/>
                <w:szCs w:val="16"/>
              </w:rPr>
            </w:pPr>
          </w:p>
        </w:tc>
      </w:tr>
      <w:tr w:rsidR="00722ED2" w14:paraId="554197C0" w14:textId="77777777" w:rsidTr="00F77BF8">
        <w:trPr>
          <w:cantSplit/>
          <w:tblHeader w:val="0"/>
        </w:trPr>
        <w:tc>
          <w:tcPr>
            <w:tcW w:w="2535" w:type="dxa"/>
          </w:tcPr>
          <w:p w14:paraId="147EB77E" w14:textId="77777777" w:rsidR="00722ED2" w:rsidRPr="00DE56B2" w:rsidRDefault="00722ED2" w:rsidP="00F77BF8">
            <w:pPr>
              <w:rPr>
                <w:sz w:val="16"/>
                <w:szCs w:val="16"/>
              </w:rPr>
            </w:pPr>
            <w:r w:rsidRPr="00DE56B2">
              <w:rPr>
                <w:sz w:val="16"/>
                <w:szCs w:val="16"/>
              </w:rPr>
              <w:t>stopTime</w:t>
            </w:r>
          </w:p>
        </w:tc>
        <w:tc>
          <w:tcPr>
            <w:tcW w:w="1729" w:type="dxa"/>
          </w:tcPr>
          <w:p w14:paraId="5C520AEE" w14:textId="26B1C547" w:rsidR="00722ED2" w:rsidRDefault="00D45208" w:rsidP="00F77BF8">
            <w:pPr>
              <w:contextualSpacing/>
              <w:rPr>
                <w:color w:val="7030A0"/>
                <w:sz w:val="16"/>
                <w:szCs w:val="16"/>
              </w:rPr>
            </w:pPr>
            <w:ins w:id="99" w:author="Malcolm Betts" w:date="2023-10-12T12:46:00Z">
              <w:r>
                <w:rPr>
                  <w:color w:val="7030A0"/>
                  <w:sz w:val="16"/>
                  <w:szCs w:val="16"/>
                </w:rPr>
                <w:t>?</w:t>
              </w:r>
            </w:ins>
          </w:p>
        </w:tc>
        <w:tc>
          <w:tcPr>
            <w:tcW w:w="5118" w:type="dxa"/>
          </w:tcPr>
          <w:p w14:paraId="527A221A" w14:textId="77777777" w:rsidR="00722ED2" w:rsidRDefault="00722ED2" w:rsidP="00F77BF8">
            <w:pPr>
              <w:rPr>
                <w:color w:val="7030A0"/>
                <w:sz w:val="16"/>
                <w:szCs w:val="16"/>
              </w:rPr>
            </w:pPr>
            <w:r>
              <w:rPr>
                <w:sz w:val="16"/>
                <w:szCs w:val="16"/>
              </w:rPr>
              <w:t>This attribute defines the stop time of the time period.</w:t>
            </w:r>
          </w:p>
          <w:p w14:paraId="327B30E3" w14:textId="77777777" w:rsidR="00722ED2" w:rsidRDefault="00722ED2" w:rsidP="00F77BF8">
            <w:pPr>
              <w:rPr>
                <w:color w:val="7030A0"/>
                <w:sz w:val="16"/>
                <w:szCs w:val="16"/>
              </w:rPr>
            </w:pPr>
          </w:p>
          <w:p w14:paraId="3B0F4E74" w14:textId="77777777" w:rsidR="00722ED2" w:rsidRDefault="00722ED2" w:rsidP="00F77BF8">
            <w:pPr>
              <w:rPr>
                <w:color w:val="7030A0"/>
                <w:sz w:val="16"/>
                <w:szCs w:val="16"/>
              </w:rPr>
            </w:pPr>
          </w:p>
        </w:tc>
      </w:tr>
    </w:tbl>
    <w:p w14:paraId="506771E6" w14:textId="77777777" w:rsidR="00722ED2" w:rsidRPr="004B1770" w:rsidRDefault="00722ED2" w:rsidP="00722ED2">
      <w:pPr>
        <w:rPr>
          <w:color w:val="7030A0"/>
        </w:rPr>
      </w:pPr>
    </w:p>
    <w:p w14:paraId="2B895388" w14:textId="77777777" w:rsidR="00722ED2" w:rsidRDefault="00722ED2" w:rsidP="00722ED2">
      <w:pPr>
        <w:spacing w:after="0"/>
        <w:rPr>
          <w:color w:val="7030A0"/>
        </w:rPr>
      </w:pPr>
    </w:p>
    <w:p w14:paraId="4E564D1D" w14:textId="77777777" w:rsidR="006C1DE7" w:rsidRDefault="006C1DE7" w:rsidP="006C1DE7">
      <w:pPr>
        <w:spacing w:after="0"/>
        <w:rPr>
          <w:bCs/>
          <w:color w:val="7030A0"/>
        </w:rPr>
      </w:pPr>
    </w:p>
    <w:p w14:paraId="5FD94107" w14:textId="77777777" w:rsidR="006C1DE7" w:rsidRPr="00D0398B" w:rsidRDefault="006C1DE7" w:rsidP="006C1DE7">
      <w:pPr>
        <w:pStyle w:val="Heading3"/>
      </w:pPr>
      <w:r>
        <w:t>WeekInMonth</w:t>
      </w:r>
    </w:p>
    <w:p w14:paraId="2CA08E2C" w14:textId="77777777" w:rsidR="00722ED2" w:rsidRDefault="00722ED2" w:rsidP="00722ED2">
      <w:pPr>
        <w:rPr>
          <w:color w:val="7030A0"/>
        </w:rPr>
      </w:pPr>
      <w:r>
        <w:t>Qualified Name: TemporalExpression::Model::WeekInMonth</w:t>
      </w:r>
    </w:p>
    <w:p w14:paraId="37964F23" w14:textId="77777777" w:rsidR="00D45208" w:rsidRDefault="00D45208" w:rsidP="00D45208">
      <w:pPr>
        <w:rPr>
          <w:ins w:id="100" w:author="Malcolm Betts" w:date="2023-10-12T12:46:00Z"/>
          <w:color w:val="7030A0"/>
        </w:rPr>
      </w:pPr>
      <w:ins w:id="101" w:author="Malcolm Betts" w:date="2023-10-12T12:46:00Z">
        <w:r>
          <w:t>This data type is Experimental.</w:t>
        </w:r>
      </w:ins>
    </w:p>
    <w:p w14:paraId="267B05A7" w14:textId="77777777" w:rsidR="00722ED2" w:rsidRPr="00974FC7" w:rsidRDefault="00722ED2" w:rsidP="00722ED2">
      <w:pPr>
        <w:spacing w:after="0"/>
        <w:rPr>
          <w:bCs/>
          <w:color w:val="7030A0"/>
        </w:rPr>
      </w:pPr>
    </w:p>
    <w:p w14:paraId="58949F13" w14:textId="77777777" w:rsidR="00722ED2" w:rsidRPr="003F0E3A" w:rsidRDefault="00722ED2" w:rsidP="00722ED2">
      <w:pPr>
        <w:pStyle w:val="Caption"/>
        <w:keepNext/>
      </w:pPr>
      <w:bookmarkStart w:id="102" w:name="_Toc148004176"/>
      <w:r w:rsidRPr="00484CAE">
        <w:t xml:space="preserve">Table </w:t>
      </w:r>
      <w:r>
        <w:rPr>
          <w:noProof/>
        </w:rPr>
        <w:fldChar w:fldCharType="begin"/>
      </w:r>
      <w:r>
        <w:rPr>
          <w:noProof/>
        </w:rPr>
        <w:instrText xml:space="preserve"> SEQ Table \* ARABIC </w:instrText>
      </w:r>
      <w:r>
        <w:rPr>
          <w:noProof/>
        </w:rPr>
        <w:fldChar w:fldCharType="separate"/>
      </w:r>
      <w:r>
        <w:rPr>
          <w:noProof/>
        </w:rPr>
        <w:t>4</w:t>
      </w:r>
      <w:r>
        <w:rPr>
          <w:noProof/>
        </w:rPr>
        <w:fldChar w:fldCharType="end"/>
      </w:r>
      <w:r>
        <w:t>:</w:t>
      </w:r>
      <w:r>
        <w:rPr>
          <w:rFonts w:hint="eastAsia"/>
        </w:rPr>
        <w:t xml:space="preserve"> Attributes</w:t>
      </w:r>
      <w:r w:rsidRPr="00484CAE">
        <w:t xml:space="preserve"> </w:t>
      </w:r>
      <w:r>
        <w:t>for WeekInMonth</w:t>
      </w:r>
      <w:bookmarkEnd w:id="102"/>
    </w:p>
    <w:tbl>
      <w:tblPr>
        <w:tblStyle w:val="TableGrid"/>
        <w:tblW w:w="0" w:type="auto"/>
        <w:tblLayout w:type="fixed"/>
        <w:tblLook w:val="04A0" w:firstRow="1" w:lastRow="0" w:firstColumn="1" w:lastColumn="0" w:noHBand="0" w:noVBand="1"/>
      </w:tblPr>
      <w:tblGrid>
        <w:gridCol w:w="2538"/>
        <w:gridCol w:w="1729"/>
        <w:gridCol w:w="5118"/>
      </w:tblGrid>
      <w:tr w:rsidR="00722ED2" w:rsidRPr="00D329F2" w14:paraId="07D59310" w14:textId="77777777" w:rsidTr="00F77BF8">
        <w:trPr>
          <w:cantSplit/>
        </w:trPr>
        <w:tc>
          <w:tcPr>
            <w:tcW w:w="2538" w:type="dxa"/>
          </w:tcPr>
          <w:p w14:paraId="58A779B6" w14:textId="77777777" w:rsidR="00722ED2" w:rsidRPr="00ED52CB" w:rsidRDefault="00722ED2" w:rsidP="00F77BF8">
            <w:pPr>
              <w:rPr>
                <w:rFonts w:cs="Times New Roman"/>
                <w:b/>
                <w:sz w:val="16"/>
              </w:rPr>
            </w:pPr>
            <w:r w:rsidRPr="00ED52CB">
              <w:rPr>
                <w:rFonts w:cs="Times New Roman"/>
                <w:b/>
                <w:sz w:val="16"/>
              </w:rPr>
              <w:t>Attribute Name</w:t>
            </w:r>
          </w:p>
        </w:tc>
        <w:tc>
          <w:tcPr>
            <w:tcW w:w="1726" w:type="dxa"/>
          </w:tcPr>
          <w:p w14:paraId="2BF524D8" w14:textId="77777777" w:rsidR="00722ED2" w:rsidRPr="00ED52CB" w:rsidRDefault="00722ED2" w:rsidP="00F77BF8">
            <w:pPr>
              <w:rPr>
                <w:rFonts w:cs="Times New Roman"/>
                <w:b/>
                <w:sz w:val="16"/>
              </w:rPr>
            </w:pPr>
            <w:r>
              <w:rPr>
                <w:rFonts w:cs="Times New Roman"/>
                <w:b/>
                <w:sz w:val="16"/>
              </w:rPr>
              <w:t>Lifecycle Stereotype (empty = Mature)</w:t>
            </w:r>
          </w:p>
        </w:tc>
        <w:tc>
          <w:tcPr>
            <w:tcW w:w="5118" w:type="dxa"/>
          </w:tcPr>
          <w:p w14:paraId="76933141" w14:textId="77777777" w:rsidR="00722ED2" w:rsidRPr="00ED52CB" w:rsidRDefault="00722ED2" w:rsidP="00F77BF8">
            <w:pPr>
              <w:rPr>
                <w:rFonts w:cs="Times New Roman"/>
                <w:b/>
                <w:sz w:val="16"/>
              </w:rPr>
            </w:pPr>
            <w:r w:rsidRPr="00ED52CB">
              <w:rPr>
                <w:rFonts w:cs="Times New Roman"/>
                <w:b/>
                <w:sz w:val="16"/>
              </w:rPr>
              <w:t>Description</w:t>
            </w:r>
          </w:p>
        </w:tc>
      </w:tr>
      <w:tr w:rsidR="00722ED2" w14:paraId="019C1D40" w14:textId="77777777" w:rsidTr="00F77BF8">
        <w:trPr>
          <w:cantSplit/>
          <w:tblHeader w:val="0"/>
        </w:trPr>
        <w:tc>
          <w:tcPr>
            <w:tcW w:w="2535" w:type="dxa"/>
          </w:tcPr>
          <w:p w14:paraId="27777773" w14:textId="77777777" w:rsidR="00722ED2" w:rsidRPr="00DE56B2" w:rsidRDefault="00722ED2" w:rsidP="00F77BF8">
            <w:pPr>
              <w:rPr>
                <w:sz w:val="16"/>
                <w:szCs w:val="16"/>
              </w:rPr>
            </w:pPr>
            <w:r w:rsidRPr="00DE56B2">
              <w:rPr>
                <w:sz w:val="16"/>
                <w:szCs w:val="16"/>
              </w:rPr>
              <w:t>weekStartDay</w:t>
            </w:r>
          </w:p>
        </w:tc>
        <w:tc>
          <w:tcPr>
            <w:tcW w:w="1729" w:type="dxa"/>
          </w:tcPr>
          <w:p w14:paraId="2D2E37D1" w14:textId="77777777" w:rsidR="00722ED2" w:rsidRPr="00073611" w:rsidRDefault="00722ED2" w:rsidP="00F77BF8">
            <w:pPr>
              <w:rPr>
                <w:color w:val="7030A0"/>
                <w:sz w:val="16"/>
                <w:szCs w:val="16"/>
              </w:rPr>
            </w:pPr>
            <w:r>
              <w:rPr>
                <w:color w:val="7030A0"/>
                <w:sz w:val="16"/>
                <w:szCs w:val="16"/>
              </w:rPr>
              <w:t xml:space="preserve"> </w:t>
            </w:r>
            <w:r>
              <w:rPr>
                <w:sz w:val="16"/>
                <w:szCs w:val="16"/>
              </w:rPr>
              <w:t>Experimental</w:t>
            </w:r>
          </w:p>
          <w:p w14:paraId="612019E0" w14:textId="77777777" w:rsidR="00722ED2" w:rsidRDefault="00722ED2" w:rsidP="00F77BF8">
            <w:pPr>
              <w:contextualSpacing/>
              <w:rPr>
                <w:color w:val="7030A0"/>
                <w:sz w:val="16"/>
                <w:szCs w:val="16"/>
              </w:rPr>
            </w:pPr>
          </w:p>
        </w:tc>
        <w:tc>
          <w:tcPr>
            <w:tcW w:w="5118" w:type="dxa"/>
          </w:tcPr>
          <w:p w14:paraId="278D951F" w14:textId="77777777" w:rsidR="00722ED2" w:rsidRDefault="00722ED2" w:rsidP="00F77BF8">
            <w:pPr>
              <w:rPr>
                <w:color w:val="7030A0"/>
                <w:sz w:val="16"/>
                <w:szCs w:val="16"/>
              </w:rPr>
            </w:pPr>
            <w:r>
              <w:rPr>
                <w:sz w:val="16"/>
                <w:szCs w:val="16"/>
              </w:rPr>
              <w:t>The start day of the week (defining the week boundary).</w:t>
            </w:r>
          </w:p>
          <w:p w14:paraId="7D9E8B91" w14:textId="77777777" w:rsidR="00722ED2" w:rsidRDefault="00722ED2" w:rsidP="00F77BF8">
            <w:pPr>
              <w:rPr>
                <w:color w:val="7030A0"/>
                <w:sz w:val="16"/>
                <w:szCs w:val="16"/>
              </w:rPr>
            </w:pPr>
          </w:p>
          <w:p w14:paraId="465D3A8D" w14:textId="77777777" w:rsidR="00722ED2" w:rsidRDefault="00722ED2" w:rsidP="00F77BF8">
            <w:pPr>
              <w:rPr>
                <w:color w:val="7030A0"/>
                <w:sz w:val="16"/>
                <w:szCs w:val="16"/>
              </w:rPr>
            </w:pPr>
          </w:p>
        </w:tc>
      </w:tr>
      <w:tr w:rsidR="00722ED2" w14:paraId="0722AE71" w14:textId="77777777" w:rsidTr="00F77BF8">
        <w:trPr>
          <w:cantSplit/>
          <w:tblHeader w:val="0"/>
        </w:trPr>
        <w:tc>
          <w:tcPr>
            <w:tcW w:w="2535" w:type="dxa"/>
          </w:tcPr>
          <w:p w14:paraId="5D1AD48C" w14:textId="77777777" w:rsidR="00722ED2" w:rsidRPr="00DE56B2" w:rsidRDefault="00722ED2" w:rsidP="00F77BF8">
            <w:pPr>
              <w:rPr>
                <w:sz w:val="16"/>
                <w:szCs w:val="16"/>
              </w:rPr>
            </w:pPr>
            <w:r w:rsidRPr="00DE56B2">
              <w:rPr>
                <w:sz w:val="16"/>
                <w:szCs w:val="16"/>
              </w:rPr>
              <w:t>weekPositionInMonth</w:t>
            </w:r>
          </w:p>
        </w:tc>
        <w:tc>
          <w:tcPr>
            <w:tcW w:w="1729" w:type="dxa"/>
          </w:tcPr>
          <w:p w14:paraId="6958F6D2" w14:textId="77777777" w:rsidR="00722ED2" w:rsidRPr="00073611" w:rsidRDefault="00722ED2" w:rsidP="00F77BF8">
            <w:pPr>
              <w:rPr>
                <w:color w:val="7030A0"/>
                <w:sz w:val="16"/>
                <w:szCs w:val="16"/>
              </w:rPr>
            </w:pPr>
            <w:r>
              <w:rPr>
                <w:color w:val="7030A0"/>
                <w:sz w:val="16"/>
                <w:szCs w:val="16"/>
              </w:rPr>
              <w:t xml:space="preserve"> </w:t>
            </w:r>
            <w:r>
              <w:rPr>
                <w:sz w:val="16"/>
                <w:szCs w:val="16"/>
              </w:rPr>
              <w:t>Experimental</w:t>
            </w:r>
          </w:p>
          <w:p w14:paraId="1501B42D" w14:textId="77777777" w:rsidR="00722ED2" w:rsidRDefault="00722ED2" w:rsidP="00F77BF8">
            <w:pPr>
              <w:contextualSpacing/>
              <w:rPr>
                <w:color w:val="7030A0"/>
                <w:sz w:val="16"/>
                <w:szCs w:val="16"/>
              </w:rPr>
            </w:pPr>
          </w:p>
        </w:tc>
        <w:tc>
          <w:tcPr>
            <w:tcW w:w="5118" w:type="dxa"/>
          </w:tcPr>
          <w:p w14:paraId="7D69ECAC" w14:textId="77777777" w:rsidR="00722ED2" w:rsidRDefault="00722ED2" w:rsidP="00F77BF8">
            <w:pPr>
              <w:rPr>
                <w:color w:val="7030A0"/>
                <w:sz w:val="16"/>
                <w:szCs w:val="16"/>
              </w:rPr>
            </w:pPr>
            <w:r>
              <w:rPr>
                <w:sz w:val="16"/>
                <w:szCs w:val="16"/>
              </w:rPr>
              <w:t>All relevant week positions in the month.</w:t>
            </w:r>
          </w:p>
          <w:p w14:paraId="63A989E1" w14:textId="77777777" w:rsidR="00722ED2" w:rsidRDefault="00722ED2" w:rsidP="00F77BF8">
            <w:pPr>
              <w:rPr>
                <w:color w:val="7030A0"/>
                <w:sz w:val="16"/>
                <w:szCs w:val="16"/>
              </w:rPr>
            </w:pPr>
          </w:p>
          <w:p w14:paraId="7A1B5F44" w14:textId="77777777" w:rsidR="00722ED2" w:rsidRDefault="00722ED2" w:rsidP="00F77BF8">
            <w:pPr>
              <w:rPr>
                <w:color w:val="7030A0"/>
                <w:sz w:val="16"/>
                <w:szCs w:val="16"/>
              </w:rPr>
            </w:pPr>
          </w:p>
        </w:tc>
      </w:tr>
    </w:tbl>
    <w:p w14:paraId="588AC68B" w14:textId="77777777" w:rsidR="00722ED2" w:rsidRPr="004B1770" w:rsidRDefault="00722ED2" w:rsidP="00722ED2">
      <w:pPr>
        <w:rPr>
          <w:color w:val="7030A0"/>
        </w:rPr>
      </w:pPr>
    </w:p>
    <w:p w14:paraId="5EEFA3C0" w14:textId="77777777" w:rsidR="00722ED2" w:rsidRDefault="00722ED2" w:rsidP="00722ED2">
      <w:pPr>
        <w:spacing w:after="0"/>
        <w:rPr>
          <w:color w:val="7030A0"/>
        </w:rPr>
      </w:pPr>
    </w:p>
    <w:p w14:paraId="3958B3A1" w14:textId="77777777" w:rsidR="006C1DE7" w:rsidRPr="004736FC" w:rsidRDefault="006C1DE7" w:rsidP="006C1DE7">
      <w:pPr>
        <w:pStyle w:val="Heading2"/>
      </w:pPr>
      <w:bookmarkStart w:id="103" w:name="_Toc434403126"/>
      <w:r>
        <w:t>Enumeration Types</w:t>
      </w:r>
      <w:bookmarkEnd w:id="103"/>
    </w:p>
    <w:p w14:paraId="06691B0A" w14:textId="093F0BA1" w:rsidR="006C1DE7" w:rsidRDefault="006C1DE7" w:rsidP="006C1DE7">
      <w:pPr>
        <w:spacing w:after="0"/>
        <w:rPr>
          <w:bCs/>
          <w:color w:val="7030A0"/>
        </w:rPr>
      </w:pPr>
    </w:p>
    <w:p w14:paraId="280389FE" w14:textId="77777777" w:rsidR="006C1DE7" w:rsidRPr="00D0398B" w:rsidRDefault="006C1DE7" w:rsidP="006C1DE7">
      <w:pPr>
        <w:pStyle w:val="Heading3"/>
      </w:pPr>
      <w:r>
        <w:t>DayPositionInMonth</w:t>
      </w:r>
    </w:p>
    <w:p w14:paraId="1703EBCF" w14:textId="77777777" w:rsidR="00722ED2" w:rsidRDefault="00722ED2" w:rsidP="00722ED2">
      <w:pPr>
        <w:pStyle w:val="Heading4"/>
      </w:pPr>
      <w:r>
        <w:t>DayPositionInMonth</w:t>
      </w:r>
    </w:p>
    <w:p w14:paraId="0C7A1894" w14:textId="77777777" w:rsidR="00722ED2" w:rsidRPr="00DE259A" w:rsidRDefault="00722ED2" w:rsidP="00722ED2">
      <w:r>
        <w:t>Qualified Name: TemporalExpression::Model::DayPositionInMonth</w:t>
      </w:r>
    </w:p>
    <w:p w14:paraId="7B8BD364" w14:textId="623D8A34" w:rsidR="00722ED2" w:rsidRDefault="00722ED2" w:rsidP="00722ED2">
      <w:pPr>
        <w:spacing w:after="0"/>
        <w:rPr>
          <w:bCs/>
          <w:color w:val="7030A0"/>
        </w:rPr>
      </w:pPr>
      <w:r>
        <w:t>There are a number of occurrences of each named day in a mont</w:t>
      </w:r>
      <w:ins w:id="104" w:author="Malcolm Betts" w:date="2023-10-12T12:47:00Z">
        <w:r w:rsidR="00D45208">
          <w:t>h</w:t>
        </w:r>
      </w:ins>
      <w:r>
        <w:t>.</w:t>
      </w:r>
      <w:r>
        <w:br/>
        <w:t>This property identifies which of the occurrences should be active.</w:t>
      </w:r>
    </w:p>
    <w:p w14:paraId="4332565D" w14:textId="77777777" w:rsidR="00722ED2" w:rsidRDefault="00722ED2" w:rsidP="00722ED2">
      <w:pPr>
        <w:spacing w:after="0"/>
      </w:pPr>
    </w:p>
    <w:p w14:paraId="7D280F0A" w14:textId="77777777" w:rsidR="00722ED2" w:rsidRDefault="00722ED2" w:rsidP="00722ED2">
      <w:pPr>
        <w:spacing w:after="0"/>
      </w:pPr>
      <w:r w:rsidRPr="00D7758A">
        <w:rPr>
          <w:color w:val="auto"/>
        </w:rPr>
        <w:t>Applied stereotypes:</w:t>
      </w:r>
    </w:p>
    <w:p w14:paraId="04D5E9FF" w14:textId="77777777" w:rsidR="00722ED2" w:rsidRDefault="00722ED2" w:rsidP="00722ED2">
      <w:pPr>
        <w:spacing w:after="0"/>
        <w:rPr>
          <w:color w:val="7030A0"/>
        </w:rPr>
      </w:pPr>
      <w:r>
        <w:rPr>
          <w:color w:val="7030A0"/>
        </w:rPr>
        <w:tab/>
      </w:r>
      <w:r>
        <w:rPr>
          <w:color w:val="auto"/>
        </w:rPr>
        <w:t>No stereotypes applied</w:t>
      </w:r>
    </w:p>
    <w:p w14:paraId="003FAF68" w14:textId="77777777" w:rsidR="00722ED2" w:rsidRDefault="00722ED2" w:rsidP="00722ED2">
      <w:pPr>
        <w:spacing w:after="0"/>
      </w:pPr>
    </w:p>
    <w:p w14:paraId="2638E51A" w14:textId="77777777" w:rsidR="00722ED2" w:rsidRDefault="00722ED2" w:rsidP="00722ED2">
      <w:pPr>
        <w:spacing w:after="0"/>
        <w:rPr>
          <w:bCs/>
          <w:color w:val="7030A0"/>
        </w:rPr>
      </w:pPr>
      <w:r>
        <w:t>Contains Enumeration Literals:</w:t>
      </w:r>
    </w:p>
    <w:p w14:paraId="46C9142E" w14:textId="77777777" w:rsidR="00722ED2" w:rsidRPr="00AB30B0" w:rsidRDefault="00722ED2" w:rsidP="00CB447F">
      <w:pPr>
        <w:pStyle w:val="ListParagraph"/>
        <w:numPr>
          <w:ilvl w:val="0"/>
          <w:numId w:val="7"/>
        </w:numPr>
        <w:spacing w:after="0"/>
        <w:contextualSpacing w:val="0"/>
        <w:rPr>
          <w:color w:val="auto"/>
        </w:rPr>
      </w:pPr>
      <w:r>
        <w:t>FIRST:</w:t>
      </w:r>
    </w:p>
    <w:p w14:paraId="51943F00" w14:textId="77777777" w:rsidR="00722ED2" w:rsidRPr="00501397" w:rsidRDefault="00722ED2" w:rsidP="00CB447F">
      <w:pPr>
        <w:pStyle w:val="ListParagraph"/>
        <w:numPr>
          <w:ilvl w:val="1"/>
          <w:numId w:val="7"/>
        </w:numPr>
        <w:spacing w:after="0"/>
        <w:contextualSpacing w:val="0"/>
      </w:pPr>
      <w:r>
        <w:t>The first occurrence of the specific named day in the month (which may be the first day of the month).</w:t>
      </w:r>
    </w:p>
    <w:p w14:paraId="2A69F41D" w14:textId="77777777" w:rsidR="00722ED2" w:rsidRPr="00AB30B0" w:rsidRDefault="00722ED2" w:rsidP="00CB447F">
      <w:pPr>
        <w:pStyle w:val="ListParagraph"/>
        <w:numPr>
          <w:ilvl w:val="0"/>
          <w:numId w:val="7"/>
        </w:numPr>
        <w:spacing w:after="0"/>
        <w:contextualSpacing w:val="0"/>
        <w:rPr>
          <w:color w:val="auto"/>
        </w:rPr>
      </w:pPr>
      <w:r>
        <w:t>SECOND:</w:t>
      </w:r>
    </w:p>
    <w:p w14:paraId="3DC6BD93" w14:textId="77777777" w:rsidR="00722ED2" w:rsidRPr="00501397" w:rsidRDefault="00722ED2" w:rsidP="00CB447F">
      <w:pPr>
        <w:pStyle w:val="ListParagraph"/>
        <w:numPr>
          <w:ilvl w:val="1"/>
          <w:numId w:val="7"/>
        </w:numPr>
        <w:spacing w:after="0"/>
        <w:contextualSpacing w:val="0"/>
      </w:pPr>
      <w:r>
        <w:t>The second occurrence of the specific named day in the month.</w:t>
      </w:r>
    </w:p>
    <w:p w14:paraId="0C637D5B" w14:textId="77777777" w:rsidR="00722ED2" w:rsidRPr="00AB30B0" w:rsidRDefault="00722ED2" w:rsidP="00CB447F">
      <w:pPr>
        <w:pStyle w:val="ListParagraph"/>
        <w:numPr>
          <w:ilvl w:val="0"/>
          <w:numId w:val="7"/>
        </w:numPr>
        <w:spacing w:after="0"/>
        <w:contextualSpacing w:val="0"/>
        <w:rPr>
          <w:color w:val="auto"/>
        </w:rPr>
      </w:pPr>
      <w:r>
        <w:t>THIRD:</w:t>
      </w:r>
    </w:p>
    <w:p w14:paraId="5FCCD470" w14:textId="77777777" w:rsidR="00722ED2" w:rsidRPr="00501397" w:rsidRDefault="00722ED2" w:rsidP="00CB447F">
      <w:pPr>
        <w:pStyle w:val="ListParagraph"/>
        <w:numPr>
          <w:ilvl w:val="1"/>
          <w:numId w:val="7"/>
        </w:numPr>
        <w:spacing w:after="0"/>
        <w:contextualSpacing w:val="0"/>
      </w:pPr>
      <w:r>
        <w:t>The third occurrence of the specific named day in the month.</w:t>
      </w:r>
    </w:p>
    <w:p w14:paraId="4FFEB85C" w14:textId="77777777" w:rsidR="00722ED2" w:rsidRPr="00AB30B0" w:rsidRDefault="00722ED2" w:rsidP="00CB447F">
      <w:pPr>
        <w:pStyle w:val="ListParagraph"/>
        <w:numPr>
          <w:ilvl w:val="0"/>
          <w:numId w:val="7"/>
        </w:numPr>
        <w:spacing w:after="0"/>
        <w:contextualSpacing w:val="0"/>
        <w:rPr>
          <w:color w:val="auto"/>
        </w:rPr>
      </w:pPr>
      <w:r>
        <w:t>FOURTH:</w:t>
      </w:r>
    </w:p>
    <w:p w14:paraId="79F37BEF" w14:textId="77777777" w:rsidR="00722ED2" w:rsidRPr="00501397" w:rsidRDefault="00722ED2" w:rsidP="00CB447F">
      <w:pPr>
        <w:pStyle w:val="ListParagraph"/>
        <w:numPr>
          <w:ilvl w:val="1"/>
          <w:numId w:val="7"/>
        </w:numPr>
        <w:spacing w:after="0"/>
        <w:contextualSpacing w:val="0"/>
      </w:pPr>
      <w:r>
        <w:t>The fourth occurrence of the specific named day in the month.</w:t>
      </w:r>
    </w:p>
    <w:p w14:paraId="0CE669DA" w14:textId="77777777" w:rsidR="00722ED2" w:rsidRPr="00AB30B0" w:rsidRDefault="00722ED2" w:rsidP="00CB447F">
      <w:pPr>
        <w:pStyle w:val="ListParagraph"/>
        <w:numPr>
          <w:ilvl w:val="0"/>
          <w:numId w:val="7"/>
        </w:numPr>
        <w:spacing w:after="0"/>
        <w:contextualSpacing w:val="0"/>
        <w:rPr>
          <w:color w:val="auto"/>
        </w:rPr>
      </w:pPr>
      <w:r>
        <w:t>FIFTH:</w:t>
      </w:r>
    </w:p>
    <w:p w14:paraId="7E778491" w14:textId="77777777" w:rsidR="00722ED2" w:rsidRPr="00501397" w:rsidRDefault="00722ED2" w:rsidP="00CB447F">
      <w:pPr>
        <w:pStyle w:val="ListParagraph"/>
        <w:numPr>
          <w:ilvl w:val="1"/>
          <w:numId w:val="7"/>
        </w:numPr>
        <w:spacing w:after="0"/>
        <w:contextualSpacing w:val="0"/>
      </w:pPr>
      <w:r>
        <w:t>The fifth occurrence of the specific named day in the month.</w:t>
      </w:r>
    </w:p>
    <w:p w14:paraId="4A25AD9B" w14:textId="77777777" w:rsidR="00722ED2" w:rsidRPr="00AB30B0" w:rsidRDefault="00722ED2" w:rsidP="00CB447F">
      <w:pPr>
        <w:pStyle w:val="ListParagraph"/>
        <w:numPr>
          <w:ilvl w:val="0"/>
          <w:numId w:val="7"/>
        </w:numPr>
        <w:spacing w:after="0"/>
        <w:contextualSpacing w:val="0"/>
        <w:rPr>
          <w:color w:val="auto"/>
        </w:rPr>
      </w:pPr>
      <w:r>
        <w:t>LAST:</w:t>
      </w:r>
    </w:p>
    <w:p w14:paraId="2281E1C3" w14:textId="77777777" w:rsidR="00722ED2" w:rsidRPr="00501397" w:rsidRDefault="00722ED2" w:rsidP="00CB447F">
      <w:pPr>
        <w:pStyle w:val="ListParagraph"/>
        <w:numPr>
          <w:ilvl w:val="1"/>
          <w:numId w:val="7"/>
        </w:numPr>
        <w:spacing w:after="0"/>
        <w:contextualSpacing w:val="0"/>
      </w:pPr>
      <w:r>
        <w:t>The last occurrence of the specific named day in the month.</w:t>
      </w:r>
    </w:p>
    <w:p w14:paraId="6BBEB022" w14:textId="77777777" w:rsidR="00722ED2" w:rsidRPr="00AB30B0" w:rsidRDefault="00722ED2" w:rsidP="00CB447F">
      <w:pPr>
        <w:pStyle w:val="ListParagraph"/>
        <w:numPr>
          <w:ilvl w:val="0"/>
          <w:numId w:val="7"/>
        </w:numPr>
        <w:spacing w:after="0"/>
        <w:contextualSpacing w:val="0"/>
        <w:rPr>
          <w:color w:val="auto"/>
        </w:rPr>
      </w:pPr>
      <w:r>
        <w:t>LAST_BUT_ONE:</w:t>
      </w:r>
    </w:p>
    <w:p w14:paraId="0D77EE55" w14:textId="77777777" w:rsidR="00722ED2" w:rsidRPr="00501397" w:rsidRDefault="00722ED2" w:rsidP="00CB447F">
      <w:pPr>
        <w:pStyle w:val="ListParagraph"/>
        <w:numPr>
          <w:ilvl w:val="1"/>
          <w:numId w:val="7"/>
        </w:numPr>
        <w:spacing w:after="0"/>
        <w:contextualSpacing w:val="0"/>
      </w:pPr>
      <w:r>
        <w:t>The last but one occurrence of the specific named day in the month.</w:t>
      </w:r>
    </w:p>
    <w:p w14:paraId="4CFEEE99" w14:textId="77777777" w:rsidR="00722ED2" w:rsidRPr="00AB30B0" w:rsidRDefault="00722ED2" w:rsidP="00CB447F">
      <w:pPr>
        <w:pStyle w:val="ListParagraph"/>
        <w:numPr>
          <w:ilvl w:val="0"/>
          <w:numId w:val="7"/>
        </w:numPr>
        <w:spacing w:after="0"/>
        <w:contextualSpacing w:val="0"/>
        <w:rPr>
          <w:color w:val="auto"/>
        </w:rPr>
      </w:pPr>
      <w:r>
        <w:lastRenderedPageBreak/>
        <w:t>ALL_DAY_POSITIONS:</w:t>
      </w:r>
    </w:p>
    <w:p w14:paraId="6B143481" w14:textId="77777777" w:rsidR="00722ED2" w:rsidRPr="00501397" w:rsidRDefault="00722ED2" w:rsidP="00CB447F">
      <w:pPr>
        <w:pStyle w:val="ListParagraph"/>
        <w:numPr>
          <w:ilvl w:val="1"/>
          <w:numId w:val="7"/>
        </w:numPr>
        <w:spacing w:after="0"/>
        <w:contextualSpacing w:val="0"/>
      </w:pPr>
      <w:r>
        <w:t>All day positions in the month.</w:t>
      </w:r>
    </w:p>
    <w:p w14:paraId="2CDF200E" w14:textId="77777777" w:rsidR="00722ED2" w:rsidRPr="00F141B5" w:rsidRDefault="00722ED2" w:rsidP="00722ED2">
      <w:pPr>
        <w:spacing w:after="0"/>
        <w:rPr>
          <w:color w:val="7030A0"/>
        </w:rPr>
      </w:pPr>
    </w:p>
    <w:p w14:paraId="012F194D" w14:textId="77777777" w:rsidR="006C1DE7" w:rsidRDefault="006C1DE7" w:rsidP="006C1DE7">
      <w:pPr>
        <w:spacing w:after="0"/>
        <w:rPr>
          <w:bCs/>
          <w:color w:val="7030A0"/>
        </w:rPr>
      </w:pPr>
    </w:p>
    <w:p w14:paraId="06EA49C3" w14:textId="77777777" w:rsidR="006C1DE7" w:rsidRPr="00D0398B" w:rsidRDefault="006C1DE7" w:rsidP="006C1DE7">
      <w:pPr>
        <w:pStyle w:val="Heading3"/>
      </w:pPr>
      <w:r>
        <w:t>IncorporationMethod</w:t>
      </w:r>
    </w:p>
    <w:p w14:paraId="651C6673" w14:textId="77777777" w:rsidR="00722ED2" w:rsidRDefault="00722ED2" w:rsidP="00722ED2">
      <w:pPr>
        <w:pStyle w:val="Heading4"/>
      </w:pPr>
      <w:r>
        <w:t>IncorporationMethod</w:t>
      </w:r>
    </w:p>
    <w:p w14:paraId="0D93405B" w14:textId="77777777" w:rsidR="00722ED2" w:rsidRPr="00DE259A" w:rsidRDefault="00722ED2" w:rsidP="00722ED2">
      <w:r>
        <w:t>Qualified Name: TemporalExpression::Model::IncorporationMethod</w:t>
      </w:r>
    </w:p>
    <w:p w14:paraId="65189482" w14:textId="77777777" w:rsidR="00722ED2" w:rsidRDefault="00722ED2" w:rsidP="00722ED2">
      <w:pPr>
        <w:spacing w:after="0"/>
      </w:pPr>
    </w:p>
    <w:p w14:paraId="7B063AEE" w14:textId="77777777" w:rsidR="00722ED2" w:rsidRDefault="00722ED2" w:rsidP="00722ED2">
      <w:pPr>
        <w:spacing w:after="0"/>
      </w:pPr>
      <w:r w:rsidRPr="00D7758A">
        <w:rPr>
          <w:color w:val="auto"/>
        </w:rPr>
        <w:t>Applied stereotypes:</w:t>
      </w:r>
    </w:p>
    <w:p w14:paraId="390FB865" w14:textId="77777777" w:rsidR="00722ED2" w:rsidRDefault="00722ED2" w:rsidP="00722ED2">
      <w:pPr>
        <w:spacing w:after="0"/>
        <w:rPr>
          <w:color w:val="7030A0"/>
        </w:rPr>
      </w:pPr>
      <w:r>
        <w:rPr>
          <w:color w:val="7030A0"/>
        </w:rPr>
        <w:tab/>
      </w:r>
      <w:r>
        <w:rPr>
          <w:color w:val="auto"/>
        </w:rPr>
        <w:t>No stereotypes applied</w:t>
      </w:r>
    </w:p>
    <w:p w14:paraId="2B21BEF4" w14:textId="77777777" w:rsidR="00722ED2" w:rsidRDefault="00722ED2" w:rsidP="00722ED2">
      <w:pPr>
        <w:spacing w:after="0"/>
      </w:pPr>
    </w:p>
    <w:p w14:paraId="48A75C53" w14:textId="77777777" w:rsidR="00722ED2" w:rsidRDefault="00722ED2" w:rsidP="00722ED2">
      <w:pPr>
        <w:spacing w:after="0"/>
        <w:rPr>
          <w:bCs/>
          <w:color w:val="7030A0"/>
        </w:rPr>
      </w:pPr>
      <w:r>
        <w:t>Contains Enumeration Literals:</w:t>
      </w:r>
    </w:p>
    <w:p w14:paraId="578DB325" w14:textId="77777777" w:rsidR="00722ED2" w:rsidRPr="00AB30B0" w:rsidRDefault="00722ED2" w:rsidP="00CB447F">
      <w:pPr>
        <w:pStyle w:val="ListParagraph"/>
        <w:numPr>
          <w:ilvl w:val="0"/>
          <w:numId w:val="7"/>
        </w:numPr>
        <w:spacing w:after="0"/>
        <w:contextualSpacing w:val="0"/>
        <w:rPr>
          <w:color w:val="auto"/>
        </w:rPr>
      </w:pPr>
      <w:r>
        <w:t>UNION:</w:t>
      </w:r>
    </w:p>
    <w:p w14:paraId="721E67DB" w14:textId="77777777" w:rsidR="00722ED2" w:rsidRPr="00501397" w:rsidRDefault="00722ED2" w:rsidP="00CB447F">
      <w:pPr>
        <w:pStyle w:val="ListParagraph"/>
        <w:numPr>
          <w:ilvl w:val="1"/>
          <w:numId w:val="7"/>
        </w:numPr>
        <w:spacing w:after="0"/>
        <w:contextualSpacing w:val="0"/>
      </w:pPr>
      <w:r>
        <w:t>The temporal expressions to be combined are unioned (essentially added together) such that the expression corresponds to all time periods referenced.</w:t>
      </w:r>
    </w:p>
    <w:p w14:paraId="13833F76" w14:textId="77777777" w:rsidR="00722ED2" w:rsidRPr="00AB30B0" w:rsidRDefault="00722ED2" w:rsidP="00CB447F">
      <w:pPr>
        <w:pStyle w:val="ListParagraph"/>
        <w:numPr>
          <w:ilvl w:val="0"/>
          <w:numId w:val="7"/>
        </w:numPr>
        <w:spacing w:after="0"/>
        <w:contextualSpacing w:val="0"/>
        <w:rPr>
          <w:color w:val="auto"/>
        </w:rPr>
      </w:pPr>
      <w:r>
        <w:t>INTERSECTION:</w:t>
      </w:r>
    </w:p>
    <w:p w14:paraId="2D2651EF" w14:textId="77777777" w:rsidR="00722ED2" w:rsidRPr="00501397" w:rsidRDefault="00722ED2" w:rsidP="00CB447F">
      <w:pPr>
        <w:pStyle w:val="ListParagraph"/>
        <w:numPr>
          <w:ilvl w:val="1"/>
          <w:numId w:val="7"/>
        </w:numPr>
        <w:spacing w:after="0"/>
        <w:contextualSpacing w:val="0"/>
      </w:pPr>
      <w:r>
        <w:t xml:space="preserve">The temporal expressions to be combined are intersected such that the </w:t>
      </w:r>
      <w:commentRangeStart w:id="105"/>
      <w:r>
        <w:t>expression corresponds only time periods</w:t>
      </w:r>
      <w:commentRangeEnd w:id="105"/>
      <w:r w:rsidR="00D45208">
        <w:rPr>
          <w:rStyle w:val="CommentReference"/>
        </w:rPr>
        <w:commentReference w:id="105"/>
      </w:r>
      <w:r>
        <w:t xml:space="preserve"> that referenced by both definitions.</w:t>
      </w:r>
    </w:p>
    <w:p w14:paraId="3221FCEA" w14:textId="77777777" w:rsidR="00722ED2" w:rsidRPr="00AB30B0" w:rsidRDefault="00722ED2" w:rsidP="00CB447F">
      <w:pPr>
        <w:pStyle w:val="ListParagraph"/>
        <w:numPr>
          <w:ilvl w:val="0"/>
          <w:numId w:val="7"/>
        </w:numPr>
        <w:spacing w:after="0"/>
        <w:contextualSpacing w:val="0"/>
        <w:rPr>
          <w:color w:val="auto"/>
        </w:rPr>
      </w:pPr>
      <w:r>
        <w:t>INTERSECT_COMPLEMENT:</w:t>
      </w:r>
    </w:p>
    <w:p w14:paraId="5CF07499" w14:textId="3BEBB9A1" w:rsidR="00722ED2" w:rsidRPr="00501397" w:rsidRDefault="00722ED2" w:rsidP="00CB447F">
      <w:pPr>
        <w:pStyle w:val="ListParagraph"/>
        <w:numPr>
          <w:ilvl w:val="1"/>
          <w:numId w:val="7"/>
        </w:numPr>
        <w:spacing w:after="0"/>
        <w:contextualSpacing w:val="0"/>
      </w:pPr>
      <w:commentRangeStart w:id="106"/>
      <w:r>
        <w:t>Exclude the definition of the referneced TemporalExpression, i.e., Inters</w:t>
      </w:r>
      <w:ins w:id="107" w:author="Malcolm Betts" w:date="2023-10-12T12:50:00Z">
        <w:r w:rsidR="00D45208">
          <w:t>e</w:t>
        </w:r>
      </w:ins>
      <w:r>
        <w:t xml:space="preserve">ction with the complement of the referenced </w:t>
      </w:r>
      <w:proofErr w:type="spellStart"/>
      <w:r>
        <w:t>TemporalExpression</w:t>
      </w:r>
      <w:proofErr w:type="spellEnd"/>
      <w:r>
        <w:t>.</w:t>
      </w:r>
      <w:commentRangeEnd w:id="106"/>
      <w:r w:rsidR="00D45208">
        <w:rPr>
          <w:rStyle w:val="CommentReference"/>
        </w:rPr>
        <w:commentReference w:id="106"/>
      </w:r>
    </w:p>
    <w:p w14:paraId="0FB5F863" w14:textId="77777777" w:rsidR="00722ED2" w:rsidRPr="00F141B5" w:rsidRDefault="00722ED2" w:rsidP="00722ED2">
      <w:pPr>
        <w:spacing w:after="0"/>
        <w:rPr>
          <w:color w:val="7030A0"/>
        </w:rPr>
      </w:pPr>
    </w:p>
    <w:p w14:paraId="5306A988" w14:textId="77777777" w:rsidR="006C1DE7" w:rsidRDefault="006C1DE7" w:rsidP="006C1DE7">
      <w:pPr>
        <w:spacing w:after="0"/>
        <w:rPr>
          <w:bCs/>
          <w:color w:val="7030A0"/>
        </w:rPr>
      </w:pPr>
    </w:p>
    <w:p w14:paraId="41A2AFC1" w14:textId="77777777" w:rsidR="006C1DE7" w:rsidRPr="00D0398B" w:rsidRDefault="006C1DE7" w:rsidP="006C1DE7">
      <w:pPr>
        <w:pStyle w:val="Heading3"/>
      </w:pPr>
      <w:r>
        <w:t>LeapYear</w:t>
      </w:r>
    </w:p>
    <w:p w14:paraId="193D67CA" w14:textId="77777777" w:rsidR="00722ED2" w:rsidRDefault="00722ED2" w:rsidP="00722ED2">
      <w:pPr>
        <w:pStyle w:val="Heading4"/>
      </w:pPr>
      <w:r>
        <w:t>LeapYear</w:t>
      </w:r>
    </w:p>
    <w:p w14:paraId="63C380B4" w14:textId="77777777" w:rsidR="00722ED2" w:rsidRPr="00DE259A" w:rsidRDefault="00722ED2" w:rsidP="00722ED2">
      <w:r>
        <w:t>Qualified Name: TemporalExpression::Model::LeapYear</w:t>
      </w:r>
    </w:p>
    <w:p w14:paraId="5E2D6ECD" w14:textId="77777777" w:rsidR="00722ED2" w:rsidRDefault="00722ED2" w:rsidP="00722ED2">
      <w:pPr>
        <w:spacing w:after="0"/>
        <w:rPr>
          <w:bCs/>
          <w:color w:val="7030A0"/>
        </w:rPr>
      </w:pPr>
      <w:r>
        <w:t>How to deal with leap years.</w:t>
      </w:r>
    </w:p>
    <w:p w14:paraId="1000A084" w14:textId="77777777" w:rsidR="00722ED2" w:rsidRDefault="00722ED2" w:rsidP="00722ED2">
      <w:pPr>
        <w:spacing w:after="0"/>
      </w:pPr>
    </w:p>
    <w:p w14:paraId="031AACF7" w14:textId="77777777" w:rsidR="00722ED2" w:rsidRDefault="00722ED2" w:rsidP="00722ED2">
      <w:pPr>
        <w:spacing w:after="0"/>
      </w:pPr>
      <w:r w:rsidRPr="00D7758A">
        <w:rPr>
          <w:color w:val="auto"/>
        </w:rPr>
        <w:t>Applied stereotypes:</w:t>
      </w:r>
    </w:p>
    <w:p w14:paraId="316A3E5F" w14:textId="77777777" w:rsidR="00722ED2" w:rsidRDefault="00722ED2" w:rsidP="00722ED2">
      <w:pPr>
        <w:spacing w:after="0"/>
        <w:rPr>
          <w:color w:val="7030A0"/>
        </w:rPr>
      </w:pPr>
      <w:r>
        <w:rPr>
          <w:color w:val="7030A0"/>
        </w:rPr>
        <w:tab/>
      </w:r>
      <w:r>
        <w:rPr>
          <w:color w:val="auto"/>
        </w:rPr>
        <w:t>No stereotypes applied</w:t>
      </w:r>
    </w:p>
    <w:p w14:paraId="53E796A8" w14:textId="77777777" w:rsidR="00722ED2" w:rsidRDefault="00722ED2" w:rsidP="00722ED2">
      <w:pPr>
        <w:spacing w:after="0"/>
      </w:pPr>
    </w:p>
    <w:p w14:paraId="768B9B32" w14:textId="77777777" w:rsidR="00722ED2" w:rsidRDefault="00722ED2" w:rsidP="00722ED2">
      <w:pPr>
        <w:spacing w:after="0"/>
        <w:rPr>
          <w:bCs/>
          <w:color w:val="7030A0"/>
        </w:rPr>
      </w:pPr>
      <w:r>
        <w:t>Contains Enumeration Literals:</w:t>
      </w:r>
    </w:p>
    <w:p w14:paraId="64CDCA24" w14:textId="77777777" w:rsidR="00722ED2" w:rsidRPr="00AB30B0" w:rsidRDefault="00722ED2" w:rsidP="00CB447F">
      <w:pPr>
        <w:pStyle w:val="ListParagraph"/>
        <w:numPr>
          <w:ilvl w:val="0"/>
          <w:numId w:val="7"/>
        </w:numPr>
        <w:spacing w:after="0"/>
        <w:contextualSpacing w:val="0"/>
        <w:rPr>
          <w:color w:val="auto"/>
        </w:rPr>
      </w:pPr>
      <w:r>
        <w:t>ONLY_LEAP_YEAR:</w:t>
      </w:r>
    </w:p>
    <w:p w14:paraId="45D0C662" w14:textId="77777777" w:rsidR="00722ED2" w:rsidRPr="00501397" w:rsidRDefault="00722ED2" w:rsidP="00CB447F">
      <w:pPr>
        <w:pStyle w:val="ListParagraph"/>
        <w:numPr>
          <w:ilvl w:val="1"/>
          <w:numId w:val="7"/>
        </w:numPr>
        <w:spacing w:after="0"/>
        <w:contextualSpacing w:val="0"/>
      </w:pPr>
      <w:r>
        <w:t>Only applies during leap years.</w:t>
      </w:r>
    </w:p>
    <w:p w14:paraId="75576861" w14:textId="77777777" w:rsidR="00722ED2" w:rsidRPr="00AB30B0" w:rsidRDefault="00722ED2" w:rsidP="00CB447F">
      <w:pPr>
        <w:pStyle w:val="ListParagraph"/>
        <w:numPr>
          <w:ilvl w:val="0"/>
          <w:numId w:val="7"/>
        </w:numPr>
        <w:spacing w:after="0"/>
        <w:contextualSpacing w:val="0"/>
        <w:rPr>
          <w:color w:val="auto"/>
        </w:rPr>
      </w:pPr>
      <w:r>
        <w:t>NOT_LEAP_YEAR:</w:t>
      </w:r>
    </w:p>
    <w:p w14:paraId="354C35B8" w14:textId="77777777" w:rsidR="00722ED2" w:rsidRPr="00501397" w:rsidRDefault="00722ED2" w:rsidP="00CB447F">
      <w:pPr>
        <w:pStyle w:val="ListParagraph"/>
        <w:numPr>
          <w:ilvl w:val="1"/>
          <w:numId w:val="7"/>
        </w:numPr>
        <w:spacing w:after="0"/>
        <w:contextualSpacing w:val="0"/>
      </w:pPr>
      <w:r>
        <w:t>Does not apply to leap years.</w:t>
      </w:r>
    </w:p>
    <w:p w14:paraId="47B59DA6" w14:textId="77777777" w:rsidR="00722ED2" w:rsidRPr="00AB30B0" w:rsidRDefault="00722ED2" w:rsidP="00CB447F">
      <w:pPr>
        <w:pStyle w:val="ListParagraph"/>
        <w:numPr>
          <w:ilvl w:val="0"/>
          <w:numId w:val="7"/>
        </w:numPr>
        <w:spacing w:after="0"/>
        <w:contextualSpacing w:val="0"/>
        <w:rPr>
          <w:color w:val="auto"/>
        </w:rPr>
      </w:pPr>
      <w:r>
        <w:t>ANY_YEAR:</w:t>
      </w:r>
    </w:p>
    <w:p w14:paraId="1D6DBFED" w14:textId="77777777" w:rsidR="00722ED2" w:rsidRPr="00501397" w:rsidRDefault="00722ED2" w:rsidP="00CB447F">
      <w:pPr>
        <w:pStyle w:val="ListParagraph"/>
        <w:numPr>
          <w:ilvl w:val="1"/>
          <w:numId w:val="7"/>
        </w:numPr>
        <w:spacing w:after="0"/>
        <w:contextualSpacing w:val="0"/>
      </w:pPr>
      <w:r>
        <w:t>Not sensitive to leap year.</w:t>
      </w:r>
    </w:p>
    <w:p w14:paraId="166899AD" w14:textId="77777777" w:rsidR="00722ED2" w:rsidRPr="00F141B5" w:rsidRDefault="00722ED2" w:rsidP="00722ED2">
      <w:pPr>
        <w:spacing w:after="0"/>
        <w:rPr>
          <w:color w:val="7030A0"/>
        </w:rPr>
      </w:pPr>
    </w:p>
    <w:p w14:paraId="45DC4CA0" w14:textId="77777777" w:rsidR="006C1DE7" w:rsidRDefault="006C1DE7" w:rsidP="006C1DE7">
      <w:pPr>
        <w:spacing w:after="0"/>
        <w:rPr>
          <w:bCs/>
          <w:color w:val="7030A0"/>
        </w:rPr>
      </w:pPr>
    </w:p>
    <w:p w14:paraId="2F747A9B" w14:textId="77777777" w:rsidR="006C1DE7" w:rsidRPr="00D0398B" w:rsidRDefault="006C1DE7" w:rsidP="006C1DE7">
      <w:pPr>
        <w:pStyle w:val="Heading3"/>
      </w:pPr>
      <w:r>
        <w:lastRenderedPageBreak/>
        <w:t>Month</w:t>
      </w:r>
    </w:p>
    <w:p w14:paraId="2290560A" w14:textId="77777777" w:rsidR="00722ED2" w:rsidRDefault="00722ED2" w:rsidP="00722ED2">
      <w:pPr>
        <w:pStyle w:val="Heading4"/>
      </w:pPr>
      <w:r>
        <w:t>Month</w:t>
      </w:r>
    </w:p>
    <w:p w14:paraId="16418D49" w14:textId="77777777" w:rsidR="00722ED2" w:rsidRPr="00DE259A" w:rsidRDefault="00722ED2" w:rsidP="00722ED2">
      <w:r>
        <w:t>Qualified Name: TemporalExpression::Model::Month</w:t>
      </w:r>
    </w:p>
    <w:p w14:paraId="6BD5E037" w14:textId="77777777" w:rsidR="00722ED2" w:rsidRDefault="00722ED2" w:rsidP="00722ED2">
      <w:pPr>
        <w:spacing w:after="0"/>
        <w:rPr>
          <w:bCs/>
          <w:color w:val="7030A0"/>
        </w:rPr>
      </w:pPr>
      <w:r>
        <w:t>Month of the year.</w:t>
      </w:r>
    </w:p>
    <w:p w14:paraId="07078EC0" w14:textId="77777777" w:rsidR="00722ED2" w:rsidRDefault="00722ED2" w:rsidP="00722ED2">
      <w:pPr>
        <w:spacing w:after="0"/>
      </w:pPr>
    </w:p>
    <w:p w14:paraId="47FC1D76" w14:textId="77777777" w:rsidR="00722ED2" w:rsidRDefault="00722ED2" w:rsidP="00722ED2">
      <w:pPr>
        <w:spacing w:after="0"/>
      </w:pPr>
      <w:r w:rsidRPr="00D7758A">
        <w:rPr>
          <w:color w:val="auto"/>
        </w:rPr>
        <w:t>Applied stereotypes:</w:t>
      </w:r>
    </w:p>
    <w:p w14:paraId="2E031D2C" w14:textId="77777777" w:rsidR="00722ED2" w:rsidRDefault="00722ED2" w:rsidP="00722ED2">
      <w:pPr>
        <w:spacing w:after="0"/>
        <w:rPr>
          <w:color w:val="7030A0"/>
        </w:rPr>
      </w:pPr>
      <w:r>
        <w:rPr>
          <w:color w:val="7030A0"/>
        </w:rPr>
        <w:tab/>
      </w:r>
      <w:r>
        <w:rPr>
          <w:color w:val="auto"/>
        </w:rPr>
        <w:t>No stereotypes applied</w:t>
      </w:r>
    </w:p>
    <w:p w14:paraId="4882EAA4" w14:textId="77777777" w:rsidR="00722ED2" w:rsidRDefault="00722ED2" w:rsidP="00722ED2">
      <w:pPr>
        <w:spacing w:after="0"/>
      </w:pPr>
    </w:p>
    <w:p w14:paraId="61705E42" w14:textId="77777777" w:rsidR="00722ED2" w:rsidRDefault="00722ED2" w:rsidP="00722ED2">
      <w:pPr>
        <w:spacing w:after="0"/>
        <w:rPr>
          <w:bCs/>
          <w:color w:val="7030A0"/>
        </w:rPr>
      </w:pPr>
      <w:r>
        <w:t>Contains Enumeration Literals:</w:t>
      </w:r>
    </w:p>
    <w:p w14:paraId="2EDCEB29" w14:textId="77777777" w:rsidR="00722ED2" w:rsidRPr="00AB30B0" w:rsidRDefault="00722ED2" w:rsidP="00CB447F">
      <w:pPr>
        <w:pStyle w:val="ListParagraph"/>
        <w:numPr>
          <w:ilvl w:val="0"/>
          <w:numId w:val="7"/>
        </w:numPr>
        <w:spacing w:after="0"/>
        <w:contextualSpacing w:val="0"/>
        <w:rPr>
          <w:color w:val="auto"/>
        </w:rPr>
      </w:pPr>
      <w:r>
        <w:t>JANUARY:</w:t>
      </w:r>
    </w:p>
    <w:p w14:paraId="6C364DEC" w14:textId="77777777" w:rsidR="00722ED2" w:rsidRPr="00AB30B0" w:rsidRDefault="00722ED2" w:rsidP="00CB447F">
      <w:pPr>
        <w:pStyle w:val="ListParagraph"/>
        <w:numPr>
          <w:ilvl w:val="0"/>
          <w:numId w:val="7"/>
        </w:numPr>
        <w:spacing w:after="0"/>
        <w:contextualSpacing w:val="0"/>
        <w:rPr>
          <w:color w:val="auto"/>
        </w:rPr>
      </w:pPr>
      <w:r>
        <w:t>FEBRUARY:</w:t>
      </w:r>
    </w:p>
    <w:p w14:paraId="7A584241" w14:textId="77777777" w:rsidR="00722ED2" w:rsidRPr="00AB30B0" w:rsidRDefault="00722ED2" w:rsidP="00CB447F">
      <w:pPr>
        <w:pStyle w:val="ListParagraph"/>
        <w:numPr>
          <w:ilvl w:val="0"/>
          <w:numId w:val="7"/>
        </w:numPr>
        <w:spacing w:after="0"/>
        <w:contextualSpacing w:val="0"/>
        <w:rPr>
          <w:color w:val="auto"/>
        </w:rPr>
      </w:pPr>
      <w:r>
        <w:t>MARCH:</w:t>
      </w:r>
    </w:p>
    <w:p w14:paraId="26F2AAA1" w14:textId="77777777" w:rsidR="00722ED2" w:rsidRPr="00AB30B0" w:rsidRDefault="00722ED2" w:rsidP="00CB447F">
      <w:pPr>
        <w:pStyle w:val="ListParagraph"/>
        <w:numPr>
          <w:ilvl w:val="0"/>
          <w:numId w:val="7"/>
        </w:numPr>
        <w:spacing w:after="0"/>
        <w:contextualSpacing w:val="0"/>
        <w:rPr>
          <w:color w:val="auto"/>
        </w:rPr>
      </w:pPr>
      <w:r>
        <w:t>APRIL:</w:t>
      </w:r>
    </w:p>
    <w:p w14:paraId="4688B56F" w14:textId="77777777" w:rsidR="00722ED2" w:rsidRPr="00AB30B0" w:rsidRDefault="00722ED2" w:rsidP="00CB447F">
      <w:pPr>
        <w:pStyle w:val="ListParagraph"/>
        <w:numPr>
          <w:ilvl w:val="0"/>
          <w:numId w:val="7"/>
        </w:numPr>
        <w:spacing w:after="0"/>
        <w:contextualSpacing w:val="0"/>
        <w:rPr>
          <w:color w:val="auto"/>
        </w:rPr>
      </w:pPr>
      <w:r>
        <w:t>MAY:</w:t>
      </w:r>
    </w:p>
    <w:p w14:paraId="05A54017" w14:textId="77777777" w:rsidR="00722ED2" w:rsidRPr="00AB30B0" w:rsidRDefault="00722ED2" w:rsidP="00CB447F">
      <w:pPr>
        <w:pStyle w:val="ListParagraph"/>
        <w:numPr>
          <w:ilvl w:val="0"/>
          <w:numId w:val="7"/>
        </w:numPr>
        <w:spacing w:after="0"/>
        <w:contextualSpacing w:val="0"/>
        <w:rPr>
          <w:color w:val="auto"/>
        </w:rPr>
      </w:pPr>
      <w:r>
        <w:t>JUNE:</w:t>
      </w:r>
    </w:p>
    <w:p w14:paraId="2F9860E3" w14:textId="77777777" w:rsidR="00722ED2" w:rsidRPr="00AB30B0" w:rsidRDefault="00722ED2" w:rsidP="00CB447F">
      <w:pPr>
        <w:pStyle w:val="ListParagraph"/>
        <w:numPr>
          <w:ilvl w:val="0"/>
          <w:numId w:val="7"/>
        </w:numPr>
        <w:spacing w:after="0"/>
        <w:contextualSpacing w:val="0"/>
        <w:rPr>
          <w:color w:val="auto"/>
        </w:rPr>
      </w:pPr>
      <w:r>
        <w:t>JULY:</w:t>
      </w:r>
    </w:p>
    <w:p w14:paraId="03C9B697" w14:textId="77777777" w:rsidR="00722ED2" w:rsidRPr="00AB30B0" w:rsidRDefault="00722ED2" w:rsidP="00CB447F">
      <w:pPr>
        <w:pStyle w:val="ListParagraph"/>
        <w:numPr>
          <w:ilvl w:val="0"/>
          <w:numId w:val="7"/>
        </w:numPr>
        <w:spacing w:after="0"/>
        <w:contextualSpacing w:val="0"/>
        <w:rPr>
          <w:color w:val="auto"/>
        </w:rPr>
      </w:pPr>
      <w:r>
        <w:t>AUGUST:</w:t>
      </w:r>
    </w:p>
    <w:p w14:paraId="6C6E7553" w14:textId="77777777" w:rsidR="00722ED2" w:rsidRPr="00AB30B0" w:rsidRDefault="00722ED2" w:rsidP="00CB447F">
      <w:pPr>
        <w:pStyle w:val="ListParagraph"/>
        <w:numPr>
          <w:ilvl w:val="0"/>
          <w:numId w:val="7"/>
        </w:numPr>
        <w:spacing w:after="0"/>
        <w:contextualSpacing w:val="0"/>
        <w:rPr>
          <w:color w:val="auto"/>
        </w:rPr>
      </w:pPr>
      <w:r>
        <w:t>SEPTEMBER:</w:t>
      </w:r>
    </w:p>
    <w:p w14:paraId="6497F360" w14:textId="77777777" w:rsidR="00722ED2" w:rsidRPr="00AB30B0" w:rsidRDefault="00722ED2" w:rsidP="00CB447F">
      <w:pPr>
        <w:pStyle w:val="ListParagraph"/>
        <w:numPr>
          <w:ilvl w:val="0"/>
          <w:numId w:val="7"/>
        </w:numPr>
        <w:spacing w:after="0"/>
        <w:contextualSpacing w:val="0"/>
        <w:rPr>
          <w:color w:val="auto"/>
        </w:rPr>
      </w:pPr>
      <w:r>
        <w:t>OCTOBER:</w:t>
      </w:r>
    </w:p>
    <w:p w14:paraId="34609E64" w14:textId="77777777" w:rsidR="00722ED2" w:rsidRPr="00AB30B0" w:rsidRDefault="00722ED2" w:rsidP="00CB447F">
      <w:pPr>
        <w:pStyle w:val="ListParagraph"/>
        <w:numPr>
          <w:ilvl w:val="0"/>
          <w:numId w:val="7"/>
        </w:numPr>
        <w:spacing w:after="0"/>
        <w:contextualSpacing w:val="0"/>
        <w:rPr>
          <w:color w:val="auto"/>
        </w:rPr>
      </w:pPr>
      <w:r>
        <w:t>NOVEMBER:</w:t>
      </w:r>
    </w:p>
    <w:p w14:paraId="79A9271C" w14:textId="77777777" w:rsidR="00722ED2" w:rsidRPr="00AB30B0" w:rsidRDefault="00722ED2" w:rsidP="00CB447F">
      <w:pPr>
        <w:pStyle w:val="ListParagraph"/>
        <w:numPr>
          <w:ilvl w:val="0"/>
          <w:numId w:val="7"/>
        </w:numPr>
        <w:spacing w:after="0"/>
        <w:contextualSpacing w:val="0"/>
        <w:rPr>
          <w:color w:val="auto"/>
        </w:rPr>
      </w:pPr>
      <w:r>
        <w:t>DECEMBER:</w:t>
      </w:r>
    </w:p>
    <w:p w14:paraId="694E53A2" w14:textId="77777777" w:rsidR="00722ED2" w:rsidRPr="00AB30B0" w:rsidRDefault="00722ED2" w:rsidP="00CB447F">
      <w:pPr>
        <w:pStyle w:val="ListParagraph"/>
        <w:numPr>
          <w:ilvl w:val="0"/>
          <w:numId w:val="7"/>
        </w:numPr>
        <w:spacing w:after="0"/>
        <w:contextualSpacing w:val="0"/>
        <w:rPr>
          <w:color w:val="auto"/>
        </w:rPr>
      </w:pPr>
      <w:r>
        <w:t>ALL_MONTHS:</w:t>
      </w:r>
    </w:p>
    <w:p w14:paraId="7CEB4E6E" w14:textId="77777777" w:rsidR="00722ED2" w:rsidRPr="00501397" w:rsidRDefault="00722ED2" w:rsidP="00CB447F">
      <w:pPr>
        <w:pStyle w:val="ListParagraph"/>
        <w:numPr>
          <w:ilvl w:val="1"/>
          <w:numId w:val="7"/>
        </w:numPr>
        <w:spacing w:after="0"/>
        <w:contextualSpacing w:val="0"/>
      </w:pPr>
      <w:r>
        <w:t>All months in the year.</w:t>
      </w:r>
    </w:p>
    <w:p w14:paraId="6A2CD755" w14:textId="77777777" w:rsidR="00722ED2" w:rsidRPr="00F141B5" w:rsidRDefault="00722ED2" w:rsidP="00722ED2">
      <w:pPr>
        <w:spacing w:after="0"/>
        <w:rPr>
          <w:color w:val="7030A0"/>
        </w:rPr>
      </w:pPr>
    </w:p>
    <w:p w14:paraId="554DBE01" w14:textId="77777777" w:rsidR="006C1DE7" w:rsidRDefault="006C1DE7" w:rsidP="006C1DE7">
      <w:pPr>
        <w:spacing w:after="0"/>
        <w:rPr>
          <w:bCs/>
          <w:color w:val="7030A0"/>
        </w:rPr>
      </w:pPr>
    </w:p>
    <w:p w14:paraId="227F1C4F" w14:textId="77777777" w:rsidR="006C1DE7" w:rsidRPr="00D0398B" w:rsidRDefault="006C1DE7" w:rsidP="006C1DE7">
      <w:pPr>
        <w:pStyle w:val="Heading3"/>
      </w:pPr>
      <w:r>
        <w:t>MonthPhase</w:t>
      </w:r>
    </w:p>
    <w:p w14:paraId="016DC46A" w14:textId="77777777" w:rsidR="00722ED2" w:rsidRDefault="00722ED2" w:rsidP="00722ED2">
      <w:pPr>
        <w:pStyle w:val="Heading4"/>
      </w:pPr>
      <w:r>
        <w:t>MonthPhase</w:t>
      </w:r>
    </w:p>
    <w:p w14:paraId="6B14D572" w14:textId="77777777" w:rsidR="00722ED2" w:rsidRPr="00DE259A" w:rsidRDefault="00722ED2" w:rsidP="00722ED2">
      <w:r>
        <w:t>Qualified Name: TemporalExpression::Model::MonthPhase</w:t>
      </w:r>
    </w:p>
    <w:p w14:paraId="194D6670" w14:textId="77777777" w:rsidR="00722ED2" w:rsidRDefault="00722ED2" w:rsidP="00722ED2">
      <w:pPr>
        <w:spacing w:after="0"/>
        <w:rPr>
          <w:bCs/>
          <w:color w:val="7030A0"/>
        </w:rPr>
      </w:pPr>
      <w:r>
        <w:t>Whether the event occurs every month or on some other basis.</w:t>
      </w:r>
    </w:p>
    <w:p w14:paraId="495F849E" w14:textId="77777777" w:rsidR="00722ED2" w:rsidRDefault="00722ED2" w:rsidP="00722ED2">
      <w:pPr>
        <w:spacing w:after="0"/>
      </w:pPr>
    </w:p>
    <w:p w14:paraId="706F887F" w14:textId="77777777" w:rsidR="00722ED2" w:rsidRDefault="00722ED2" w:rsidP="00722ED2">
      <w:pPr>
        <w:spacing w:after="0"/>
      </w:pPr>
      <w:r w:rsidRPr="00D7758A">
        <w:rPr>
          <w:color w:val="auto"/>
        </w:rPr>
        <w:t>Applied stereotypes:</w:t>
      </w:r>
    </w:p>
    <w:p w14:paraId="01D46DF2" w14:textId="77777777" w:rsidR="00722ED2" w:rsidRDefault="00722ED2" w:rsidP="00722ED2">
      <w:pPr>
        <w:spacing w:after="0"/>
        <w:rPr>
          <w:color w:val="7030A0"/>
        </w:rPr>
      </w:pPr>
      <w:r>
        <w:rPr>
          <w:color w:val="7030A0"/>
        </w:rPr>
        <w:tab/>
      </w:r>
      <w:r>
        <w:rPr>
          <w:color w:val="auto"/>
        </w:rPr>
        <w:t>No stereotypes applied</w:t>
      </w:r>
    </w:p>
    <w:p w14:paraId="4D8A8F7D" w14:textId="77777777" w:rsidR="00722ED2" w:rsidRDefault="00722ED2" w:rsidP="00722ED2">
      <w:pPr>
        <w:spacing w:after="0"/>
      </w:pPr>
    </w:p>
    <w:p w14:paraId="57AF9F8E" w14:textId="77777777" w:rsidR="00722ED2" w:rsidRDefault="00722ED2" w:rsidP="00722ED2">
      <w:pPr>
        <w:spacing w:after="0"/>
        <w:rPr>
          <w:bCs/>
          <w:color w:val="7030A0"/>
        </w:rPr>
      </w:pPr>
      <w:r>
        <w:t>Contains Enumeration Literals:</w:t>
      </w:r>
    </w:p>
    <w:p w14:paraId="0788DFB5" w14:textId="77777777" w:rsidR="00722ED2" w:rsidRPr="00AB30B0" w:rsidRDefault="00722ED2" w:rsidP="00CB447F">
      <w:pPr>
        <w:pStyle w:val="ListParagraph"/>
        <w:numPr>
          <w:ilvl w:val="0"/>
          <w:numId w:val="7"/>
        </w:numPr>
        <w:spacing w:after="0"/>
        <w:contextualSpacing w:val="0"/>
        <w:rPr>
          <w:color w:val="auto"/>
        </w:rPr>
      </w:pPr>
      <w:r>
        <w:t>EVERY_MONTH:</w:t>
      </w:r>
    </w:p>
    <w:p w14:paraId="28FAE36B" w14:textId="77777777" w:rsidR="00722ED2" w:rsidRPr="00501397" w:rsidRDefault="00722ED2" w:rsidP="00CB447F">
      <w:pPr>
        <w:pStyle w:val="ListParagraph"/>
        <w:numPr>
          <w:ilvl w:val="1"/>
          <w:numId w:val="7"/>
        </w:numPr>
        <w:spacing w:after="0"/>
        <w:contextualSpacing w:val="0"/>
      </w:pPr>
      <w:r>
        <w:t>All months (no gaps).</w:t>
      </w:r>
    </w:p>
    <w:p w14:paraId="3BF35058" w14:textId="77777777" w:rsidR="00722ED2" w:rsidRPr="00AB30B0" w:rsidRDefault="00722ED2" w:rsidP="00CB447F">
      <w:pPr>
        <w:pStyle w:val="ListParagraph"/>
        <w:numPr>
          <w:ilvl w:val="0"/>
          <w:numId w:val="7"/>
        </w:numPr>
        <w:spacing w:after="0"/>
        <w:contextualSpacing w:val="0"/>
        <w:rPr>
          <w:color w:val="auto"/>
        </w:rPr>
      </w:pPr>
      <w:r>
        <w:t>EVERY_OTHER_MONTH:</w:t>
      </w:r>
    </w:p>
    <w:p w14:paraId="005E1CF5" w14:textId="77777777" w:rsidR="00722ED2" w:rsidRPr="00501397" w:rsidRDefault="00722ED2" w:rsidP="00CB447F">
      <w:pPr>
        <w:pStyle w:val="ListParagraph"/>
        <w:numPr>
          <w:ilvl w:val="1"/>
          <w:numId w:val="7"/>
        </w:numPr>
        <w:spacing w:after="0"/>
        <w:contextualSpacing w:val="0"/>
      </w:pPr>
      <w:r>
        <w:t>A one month gap.</w:t>
      </w:r>
      <w:r>
        <w:br/>
        <w:t>The named month will be the first month.</w:t>
      </w:r>
      <w:r>
        <w:br/>
        <w:t>The next month will not be active then the following month will be etc.</w:t>
      </w:r>
    </w:p>
    <w:p w14:paraId="3589A671" w14:textId="77777777" w:rsidR="00722ED2" w:rsidRPr="00AB30B0" w:rsidRDefault="00722ED2" w:rsidP="00CB447F">
      <w:pPr>
        <w:pStyle w:val="ListParagraph"/>
        <w:numPr>
          <w:ilvl w:val="0"/>
          <w:numId w:val="7"/>
        </w:numPr>
        <w:spacing w:after="0"/>
        <w:contextualSpacing w:val="0"/>
        <w:rPr>
          <w:color w:val="auto"/>
        </w:rPr>
      </w:pPr>
      <w:r>
        <w:t>EVERY_THREE_MONTHS:</w:t>
      </w:r>
    </w:p>
    <w:p w14:paraId="7CC302CF" w14:textId="77777777" w:rsidR="00722ED2" w:rsidRPr="00501397" w:rsidRDefault="00722ED2" w:rsidP="00CB447F">
      <w:pPr>
        <w:pStyle w:val="ListParagraph"/>
        <w:numPr>
          <w:ilvl w:val="1"/>
          <w:numId w:val="7"/>
        </w:numPr>
        <w:spacing w:after="0"/>
        <w:contextualSpacing w:val="0"/>
      </w:pPr>
      <w:r>
        <w:lastRenderedPageBreak/>
        <w:t>A two month gap.</w:t>
      </w:r>
      <w:r>
        <w:br/>
        <w:t>The named month will be the first month.</w:t>
      </w:r>
      <w:r>
        <w:br/>
        <w:t>The next two months will not be active then the following month will be etc.</w:t>
      </w:r>
    </w:p>
    <w:p w14:paraId="604FAB8B" w14:textId="77777777" w:rsidR="00722ED2" w:rsidRPr="00AB30B0" w:rsidRDefault="00722ED2" w:rsidP="00CB447F">
      <w:pPr>
        <w:pStyle w:val="ListParagraph"/>
        <w:numPr>
          <w:ilvl w:val="0"/>
          <w:numId w:val="7"/>
        </w:numPr>
        <w:spacing w:after="0"/>
        <w:contextualSpacing w:val="0"/>
        <w:rPr>
          <w:color w:val="auto"/>
        </w:rPr>
      </w:pPr>
      <w:r>
        <w:t>EVERY_FOUR_MONTHS:</w:t>
      </w:r>
    </w:p>
    <w:p w14:paraId="6B74E682" w14:textId="77777777" w:rsidR="00722ED2" w:rsidRPr="00501397" w:rsidRDefault="00722ED2" w:rsidP="00CB447F">
      <w:pPr>
        <w:pStyle w:val="ListParagraph"/>
        <w:numPr>
          <w:ilvl w:val="1"/>
          <w:numId w:val="7"/>
        </w:numPr>
        <w:spacing w:after="0"/>
        <w:contextualSpacing w:val="0"/>
      </w:pPr>
      <w:r>
        <w:t>A three month gap.</w:t>
      </w:r>
      <w:r>
        <w:br/>
        <w:t>The named month will be the first month.</w:t>
      </w:r>
      <w:r>
        <w:br/>
        <w:t>The next three months will not be active then the following month will be etc.</w:t>
      </w:r>
    </w:p>
    <w:p w14:paraId="7EBC0275" w14:textId="77777777" w:rsidR="00722ED2" w:rsidRPr="00AB30B0" w:rsidRDefault="00722ED2" w:rsidP="00CB447F">
      <w:pPr>
        <w:pStyle w:val="ListParagraph"/>
        <w:numPr>
          <w:ilvl w:val="0"/>
          <w:numId w:val="7"/>
        </w:numPr>
        <w:spacing w:after="0"/>
        <w:contextualSpacing w:val="0"/>
        <w:rPr>
          <w:color w:val="auto"/>
        </w:rPr>
      </w:pPr>
      <w:r>
        <w:t>EVERY_SIX_MONTHS:</w:t>
      </w:r>
    </w:p>
    <w:p w14:paraId="0DB73ED0" w14:textId="77777777" w:rsidR="00722ED2" w:rsidRPr="00501397" w:rsidRDefault="00722ED2" w:rsidP="00CB447F">
      <w:pPr>
        <w:pStyle w:val="ListParagraph"/>
        <w:numPr>
          <w:ilvl w:val="1"/>
          <w:numId w:val="7"/>
        </w:numPr>
        <w:spacing w:after="0"/>
        <w:contextualSpacing w:val="0"/>
      </w:pPr>
      <w:r>
        <w:t>A five month gap.</w:t>
      </w:r>
      <w:r>
        <w:br/>
        <w:t>The named month will be the first month.</w:t>
      </w:r>
      <w:r>
        <w:br/>
        <w:t>The next five months will not be active then the following month will be etc.</w:t>
      </w:r>
    </w:p>
    <w:p w14:paraId="49F1723A" w14:textId="77777777" w:rsidR="00722ED2" w:rsidRPr="00F141B5" w:rsidRDefault="00722ED2" w:rsidP="00722ED2">
      <w:pPr>
        <w:spacing w:after="0"/>
        <w:rPr>
          <w:color w:val="7030A0"/>
        </w:rPr>
      </w:pPr>
    </w:p>
    <w:p w14:paraId="4EB7EB8B" w14:textId="77777777" w:rsidR="006C1DE7" w:rsidRDefault="006C1DE7" w:rsidP="006C1DE7">
      <w:pPr>
        <w:spacing w:after="0"/>
        <w:rPr>
          <w:bCs/>
          <w:color w:val="7030A0"/>
        </w:rPr>
      </w:pPr>
    </w:p>
    <w:p w14:paraId="00D4107C" w14:textId="77777777" w:rsidR="006C1DE7" w:rsidRPr="00D0398B" w:rsidRDefault="006C1DE7" w:rsidP="006C1DE7">
      <w:pPr>
        <w:pStyle w:val="Heading3"/>
      </w:pPr>
      <w:r>
        <w:t>TemporalDirection</w:t>
      </w:r>
    </w:p>
    <w:p w14:paraId="6289287B" w14:textId="77777777" w:rsidR="00722ED2" w:rsidRDefault="00722ED2" w:rsidP="00722ED2">
      <w:pPr>
        <w:pStyle w:val="Heading4"/>
      </w:pPr>
      <w:r>
        <w:t>TemporalDirection</w:t>
      </w:r>
    </w:p>
    <w:p w14:paraId="42E2E2CE" w14:textId="77777777" w:rsidR="00722ED2" w:rsidRPr="00DE259A" w:rsidRDefault="00722ED2" w:rsidP="00722ED2">
      <w:r>
        <w:t>Qualified Name: TemporalExpression::Model::TemporalDirection</w:t>
      </w:r>
    </w:p>
    <w:p w14:paraId="1523E243" w14:textId="77777777" w:rsidR="00722ED2" w:rsidRDefault="00722ED2" w:rsidP="00722ED2">
      <w:pPr>
        <w:spacing w:after="0"/>
        <w:rPr>
          <w:bCs/>
          <w:color w:val="7030A0"/>
        </w:rPr>
      </w:pPr>
      <w:r>
        <w:t>With respect to normal flow of time.</w:t>
      </w:r>
    </w:p>
    <w:p w14:paraId="1CABED9F" w14:textId="77777777" w:rsidR="00722ED2" w:rsidRDefault="00722ED2" w:rsidP="00722ED2">
      <w:pPr>
        <w:spacing w:after="0"/>
      </w:pPr>
    </w:p>
    <w:p w14:paraId="0AC7B8F8" w14:textId="77777777" w:rsidR="00722ED2" w:rsidRDefault="00722ED2" w:rsidP="00722ED2">
      <w:pPr>
        <w:spacing w:after="0"/>
      </w:pPr>
      <w:r w:rsidRPr="00D7758A">
        <w:rPr>
          <w:color w:val="auto"/>
        </w:rPr>
        <w:t>Applied stereotypes:</w:t>
      </w:r>
    </w:p>
    <w:p w14:paraId="2B0FAB28" w14:textId="77777777" w:rsidR="00722ED2" w:rsidRDefault="00722ED2" w:rsidP="00722ED2">
      <w:pPr>
        <w:spacing w:after="0"/>
        <w:rPr>
          <w:color w:val="7030A0"/>
        </w:rPr>
      </w:pPr>
      <w:r>
        <w:rPr>
          <w:color w:val="7030A0"/>
        </w:rPr>
        <w:tab/>
      </w:r>
      <w:r>
        <w:rPr>
          <w:color w:val="auto"/>
        </w:rPr>
        <w:t>No stereotypes applied</w:t>
      </w:r>
    </w:p>
    <w:p w14:paraId="1325E5B1" w14:textId="77777777" w:rsidR="00722ED2" w:rsidRDefault="00722ED2" w:rsidP="00722ED2">
      <w:pPr>
        <w:spacing w:after="0"/>
      </w:pPr>
    </w:p>
    <w:p w14:paraId="2FE967B5" w14:textId="77777777" w:rsidR="00722ED2" w:rsidRDefault="00722ED2" w:rsidP="00722ED2">
      <w:pPr>
        <w:spacing w:after="0"/>
        <w:rPr>
          <w:bCs/>
          <w:color w:val="7030A0"/>
        </w:rPr>
      </w:pPr>
      <w:r>
        <w:t>Contains Enumeration Literals:</w:t>
      </w:r>
    </w:p>
    <w:p w14:paraId="283C4B45" w14:textId="77777777" w:rsidR="00722ED2" w:rsidRPr="00AB30B0" w:rsidRDefault="00722ED2" w:rsidP="00CB447F">
      <w:pPr>
        <w:pStyle w:val="ListParagraph"/>
        <w:numPr>
          <w:ilvl w:val="0"/>
          <w:numId w:val="7"/>
        </w:numPr>
        <w:spacing w:after="0"/>
        <w:contextualSpacing w:val="0"/>
        <w:rPr>
          <w:color w:val="auto"/>
        </w:rPr>
      </w:pPr>
      <w:r>
        <w:t>NEXT:</w:t>
      </w:r>
    </w:p>
    <w:p w14:paraId="2C20589B" w14:textId="77777777" w:rsidR="00722ED2" w:rsidRPr="00501397" w:rsidRDefault="00722ED2" w:rsidP="00CB447F">
      <w:pPr>
        <w:pStyle w:val="ListParagraph"/>
        <w:numPr>
          <w:ilvl w:val="1"/>
          <w:numId w:val="7"/>
        </w:numPr>
        <w:spacing w:after="0"/>
        <w:contextualSpacing w:val="0"/>
      </w:pPr>
      <w:r>
        <w:t>Forward in time to the next valid period.</w:t>
      </w:r>
    </w:p>
    <w:p w14:paraId="6FF3F12C" w14:textId="77777777" w:rsidR="00722ED2" w:rsidRPr="00AB30B0" w:rsidRDefault="00722ED2" w:rsidP="00CB447F">
      <w:pPr>
        <w:pStyle w:val="ListParagraph"/>
        <w:numPr>
          <w:ilvl w:val="0"/>
          <w:numId w:val="7"/>
        </w:numPr>
        <w:spacing w:after="0"/>
        <w:contextualSpacing w:val="0"/>
        <w:rPr>
          <w:color w:val="auto"/>
        </w:rPr>
      </w:pPr>
      <w:r>
        <w:t>PREVIOUS:</w:t>
      </w:r>
    </w:p>
    <w:p w14:paraId="7C780E08" w14:textId="77777777" w:rsidR="00722ED2" w:rsidRPr="00501397" w:rsidRDefault="00722ED2" w:rsidP="00CB447F">
      <w:pPr>
        <w:pStyle w:val="ListParagraph"/>
        <w:numPr>
          <w:ilvl w:val="1"/>
          <w:numId w:val="7"/>
        </w:numPr>
        <w:spacing w:after="0"/>
        <w:contextualSpacing w:val="0"/>
      </w:pPr>
      <w:r>
        <w:t>Reverse in time to the previous valid period.</w:t>
      </w:r>
    </w:p>
    <w:p w14:paraId="24BF3C39" w14:textId="77777777" w:rsidR="00722ED2" w:rsidRPr="00AB30B0" w:rsidRDefault="00722ED2" w:rsidP="00CB447F">
      <w:pPr>
        <w:pStyle w:val="ListParagraph"/>
        <w:numPr>
          <w:ilvl w:val="0"/>
          <w:numId w:val="7"/>
        </w:numPr>
        <w:spacing w:after="0"/>
        <w:contextualSpacing w:val="0"/>
        <w:rPr>
          <w:color w:val="auto"/>
        </w:rPr>
      </w:pPr>
      <w:r>
        <w:t>NEXT_AND_PREVIOUS:</w:t>
      </w:r>
    </w:p>
    <w:p w14:paraId="57761F29" w14:textId="77777777" w:rsidR="00722ED2" w:rsidRPr="00501397" w:rsidRDefault="00722ED2" w:rsidP="00CB447F">
      <w:pPr>
        <w:pStyle w:val="ListParagraph"/>
        <w:numPr>
          <w:ilvl w:val="1"/>
          <w:numId w:val="7"/>
        </w:numPr>
        <w:spacing w:after="0"/>
        <w:contextualSpacing w:val="0"/>
      </w:pPr>
      <w:r>
        <w:t>Either forward or backward in time to the next valid period.</w:t>
      </w:r>
    </w:p>
    <w:p w14:paraId="69965A88" w14:textId="77777777" w:rsidR="00722ED2" w:rsidRPr="00F141B5" w:rsidRDefault="00722ED2" w:rsidP="00722ED2">
      <w:pPr>
        <w:spacing w:after="0"/>
        <w:rPr>
          <w:color w:val="7030A0"/>
        </w:rPr>
      </w:pPr>
    </w:p>
    <w:p w14:paraId="481C1029" w14:textId="77777777" w:rsidR="006C1DE7" w:rsidRDefault="006C1DE7" w:rsidP="006C1DE7">
      <w:pPr>
        <w:spacing w:after="0"/>
        <w:rPr>
          <w:bCs/>
          <w:color w:val="7030A0"/>
        </w:rPr>
      </w:pPr>
    </w:p>
    <w:p w14:paraId="77A4DF4A" w14:textId="77777777" w:rsidR="006C1DE7" w:rsidRPr="00D0398B" w:rsidRDefault="006C1DE7" w:rsidP="006C1DE7">
      <w:pPr>
        <w:pStyle w:val="Heading3"/>
      </w:pPr>
      <w:r>
        <w:t>TimeZone</w:t>
      </w:r>
    </w:p>
    <w:p w14:paraId="0B171764" w14:textId="77777777" w:rsidR="00722ED2" w:rsidRDefault="00722ED2" w:rsidP="00722ED2">
      <w:pPr>
        <w:pStyle w:val="Heading4"/>
      </w:pPr>
      <w:r>
        <w:t>TimeZone</w:t>
      </w:r>
    </w:p>
    <w:p w14:paraId="0FE91466" w14:textId="77777777" w:rsidR="00722ED2" w:rsidRPr="00DE259A" w:rsidRDefault="00722ED2" w:rsidP="00722ED2">
      <w:r>
        <w:t>Qualified Name: TemporalExpression::Model::TimeZone</w:t>
      </w:r>
    </w:p>
    <w:p w14:paraId="7BC041F3" w14:textId="77777777" w:rsidR="00722ED2" w:rsidRDefault="00722ED2" w:rsidP="00722ED2">
      <w:pPr>
        <w:spacing w:after="0"/>
        <w:rPr>
          <w:bCs/>
          <w:color w:val="7030A0"/>
        </w:rPr>
      </w:pPr>
      <w:r>
        <w:t>List of all standard time zones.</w:t>
      </w:r>
    </w:p>
    <w:p w14:paraId="19AF10A0" w14:textId="77777777" w:rsidR="00722ED2" w:rsidRDefault="00722ED2" w:rsidP="00722ED2">
      <w:pPr>
        <w:spacing w:after="0"/>
      </w:pPr>
    </w:p>
    <w:p w14:paraId="6C1D7BA6" w14:textId="77777777" w:rsidR="00722ED2" w:rsidRDefault="00722ED2" w:rsidP="00722ED2">
      <w:pPr>
        <w:spacing w:after="0"/>
      </w:pPr>
      <w:r w:rsidRPr="00D7758A">
        <w:rPr>
          <w:color w:val="auto"/>
        </w:rPr>
        <w:t>Applied stereotypes:</w:t>
      </w:r>
    </w:p>
    <w:p w14:paraId="421D91FB" w14:textId="77777777" w:rsidR="00722ED2" w:rsidRDefault="00722ED2" w:rsidP="00722ED2">
      <w:pPr>
        <w:spacing w:after="0"/>
        <w:rPr>
          <w:color w:val="7030A0"/>
        </w:rPr>
      </w:pPr>
      <w:r>
        <w:rPr>
          <w:color w:val="7030A0"/>
        </w:rPr>
        <w:tab/>
      </w:r>
      <w:r>
        <w:rPr>
          <w:color w:val="auto"/>
        </w:rPr>
        <w:t>No stereotypes applied</w:t>
      </w:r>
    </w:p>
    <w:p w14:paraId="03761BA2" w14:textId="77777777" w:rsidR="00722ED2" w:rsidRDefault="00722ED2" w:rsidP="00722ED2">
      <w:pPr>
        <w:spacing w:after="0"/>
      </w:pPr>
    </w:p>
    <w:p w14:paraId="650EDA56" w14:textId="77777777" w:rsidR="00722ED2" w:rsidRDefault="00722ED2" w:rsidP="00722ED2">
      <w:pPr>
        <w:spacing w:after="0"/>
        <w:rPr>
          <w:bCs/>
          <w:color w:val="7030A0"/>
        </w:rPr>
      </w:pPr>
      <w:r>
        <w:t>Contains Enumeration Literals:</w:t>
      </w:r>
    </w:p>
    <w:p w14:paraId="05DAEFD6" w14:textId="77777777" w:rsidR="00722ED2" w:rsidRPr="00AB30B0" w:rsidRDefault="00722ED2" w:rsidP="00CB447F">
      <w:pPr>
        <w:pStyle w:val="ListParagraph"/>
        <w:numPr>
          <w:ilvl w:val="0"/>
          <w:numId w:val="7"/>
        </w:numPr>
        <w:spacing w:after="0"/>
        <w:contextualSpacing w:val="0"/>
        <w:rPr>
          <w:color w:val="auto"/>
        </w:rPr>
      </w:pPr>
      <w:commentRangeStart w:id="108"/>
      <w:proofErr w:type="spellStart"/>
      <w:r>
        <w:t>UTC_PLUS_ZERO</w:t>
      </w:r>
      <w:proofErr w:type="spellEnd"/>
      <w:r>
        <w:t>:</w:t>
      </w:r>
      <w:commentRangeEnd w:id="108"/>
      <w:r w:rsidR="00124F91">
        <w:rPr>
          <w:rStyle w:val="CommentReference"/>
        </w:rPr>
        <w:commentReference w:id="108"/>
      </w:r>
    </w:p>
    <w:p w14:paraId="3B2F8902" w14:textId="77777777" w:rsidR="00722ED2" w:rsidRPr="00F141B5" w:rsidRDefault="00722ED2" w:rsidP="00722ED2">
      <w:pPr>
        <w:spacing w:after="0"/>
        <w:rPr>
          <w:color w:val="7030A0"/>
        </w:rPr>
      </w:pPr>
    </w:p>
    <w:p w14:paraId="29A7E845" w14:textId="77777777" w:rsidR="006C1DE7" w:rsidRDefault="006C1DE7" w:rsidP="006C1DE7">
      <w:pPr>
        <w:spacing w:after="0"/>
        <w:rPr>
          <w:bCs/>
          <w:color w:val="7030A0"/>
        </w:rPr>
      </w:pPr>
    </w:p>
    <w:p w14:paraId="2986710A" w14:textId="77777777" w:rsidR="006C1DE7" w:rsidRPr="00D0398B" w:rsidRDefault="006C1DE7" w:rsidP="006C1DE7">
      <w:pPr>
        <w:pStyle w:val="Heading3"/>
      </w:pPr>
      <w:r>
        <w:lastRenderedPageBreak/>
        <w:t>WeekDay</w:t>
      </w:r>
    </w:p>
    <w:p w14:paraId="25AB5B89" w14:textId="77777777" w:rsidR="00722ED2" w:rsidRDefault="00722ED2" w:rsidP="00722ED2">
      <w:pPr>
        <w:pStyle w:val="Heading4"/>
      </w:pPr>
      <w:r>
        <w:t>WeekDay</w:t>
      </w:r>
    </w:p>
    <w:p w14:paraId="39E35483" w14:textId="77777777" w:rsidR="00722ED2" w:rsidRPr="00DE259A" w:rsidRDefault="00722ED2" w:rsidP="00722ED2">
      <w:r>
        <w:t>Qualified Name: TemporalExpression::Model::WeekDay</w:t>
      </w:r>
    </w:p>
    <w:p w14:paraId="612DF2D7" w14:textId="77777777" w:rsidR="00722ED2" w:rsidRDefault="00722ED2" w:rsidP="00722ED2">
      <w:pPr>
        <w:spacing w:after="0"/>
        <w:rPr>
          <w:bCs/>
          <w:color w:val="7030A0"/>
        </w:rPr>
      </w:pPr>
      <w:r>
        <w:t>Named day of week.</w:t>
      </w:r>
    </w:p>
    <w:p w14:paraId="3ACA065C" w14:textId="77777777" w:rsidR="00722ED2" w:rsidRDefault="00722ED2" w:rsidP="00722ED2">
      <w:pPr>
        <w:spacing w:after="0"/>
      </w:pPr>
    </w:p>
    <w:p w14:paraId="7362D29B" w14:textId="77777777" w:rsidR="00722ED2" w:rsidRDefault="00722ED2" w:rsidP="00722ED2">
      <w:pPr>
        <w:spacing w:after="0"/>
      </w:pPr>
      <w:r w:rsidRPr="00D7758A">
        <w:rPr>
          <w:color w:val="auto"/>
        </w:rPr>
        <w:t>Applied stereotypes:</w:t>
      </w:r>
    </w:p>
    <w:p w14:paraId="313686AF" w14:textId="77777777" w:rsidR="00722ED2" w:rsidRDefault="00722ED2" w:rsidP="00722ED2">
      <w:pPr>
        <w:spacing w:after="0"/>
        <w:rPr>
          <w:color w:val="7030A0"/>
        </w:rPr>
      </w:pPr>
      <w:r>
        <w:rPr>
          <w:color w:val="7030A0"/>
        </w:rPr>
        <w:tab/>
      </w:r>
      <w:r>
        <w:rPr>
          <w:color w:val="auto"/>
        </w:rPr>
        <w:t>No stereotypes applied</w:t>
      </w:r>
    </w:p>
    <w:p w14:paraId="13D9C384" w14:textId="77777777" w:rsidR="00722ED2" w:rsidRDefault="00722ED2" w:rsidP="00722ED2">
      <w:pPr>
        <w:spacing w:after="0"/>
      </w:pPr>
    </w:p>
    <w:p w14:paraId="242E4D90" w14:textId="77777777" w:rsidR="00722ED2" w:rsidRDefault="00722ED2" w:rsidP="00722ED2">
      <w:pPr>
        <w:spacing w:after="0"/>
        <w:rPr>
          <w:bCs/>
          <w:color w:val="7030A0"/>
        </w:rPr>
      </w:pPr>
      <w:r>
        <w:t>Contains Enumeration Literals:</w:t>
      </w:r>
    </w:p>
    <w:p w14:paraId="1F62400B" w14:textId="77777777" w:rsidR="00722ED2" w:rsidRPr="00AB30B0" w:rsidRDefault="00722ED2" w:rsidP="00CB447F">
      <w:pPr>
        <w:pStyle w:val="ListParagraph"/>
        <w:numPr>
          <w:ilvl w:val="0"/>
          <w:numId w:val="7"/>
        </w:numPr>
        <w:spacing w:after="0"/>
        <w:contextualSpacing w:val="0"/>
        <w:rPr>
          <w:color w:val="auto"/>
        </w:rPr>
      </w:pPr>
      <w:r>
        <w:t>ALL_DAYS_OF_THE_WEEK:</w:t>
      </w:r>
    </w:p>
    <w:p w14:paraId="173F985A" w14:textId="77777777" w:rsidR="00722ED2" w:rsidRPr="00AB30B0" w:rsidRDefault="00722ED2" w:rsidP="00CB447F">
      <w:pPr>
        <w:pStyle w:val="ListParagraph"/>
        <w:numPr>
          <w:ilvl w:val="0"/>
          <w:numId w:val="7"/>
        </w:numPr>
        <w:spacing w:after="0"/>
        <w:contextualSpacing w:val="0"/>
        <w:rPr>
          <w:color w:val="auto"/>
        </w:rPr>
      </w:pPr>
      <w:r>
        <w:t>MONDAY:</w:t>
      </w:r>
    </w:p>
    <w:p w14:paraId="7DC46A91" w14:textId="77777777" w:rsidR="00722ED2" w:rsidRPr="00AB30B0" w:rsidRDefault="00722ED2" w:rsidP="00CB447F">
      <w:pPr>
        <w:pStyle w:val="ListParagraph"/>
        <w:numPr>
          <w:ilvl w:val="0"/>
          <w:numId w:val="7"/>
        </w:numPr>
        <w:spacing w:after="0"/>
        <w:contextualSpacing w:val="0"/>
        <w:rPr>
          <w:color w:val="auto"/>
        </w:rPr>
      </w:pPr>
      <w:r>
        <w:t>TUESDAY:</w:t>
      </w:r>
    </w:p>
    <w:p w14:paraId="73392D84" w14:textId="77777777" w:rsidR="00722ED2" w:rsidRPr="00AB30B0" w:rsidRDefault="00722ED2" w:rsidP="00CB447F">
      <w:pPr>
        <w:pStyle w:val="ListParagraph"/>
        <w:numPr>
          <w:ilvl w:val="0"/>
          <w:numId w:val="7"/>
        </w:numPr>
        <w:spacing w:after="0"/>
        <w:contextualSpacing w:val="0"/>
        <w:rPr>
          <w:color w:val="auto"/>
        </w:rPr>
      </w:pPr>
      <w:r>
        <w:t>WEDNESDAY:</w:t>
      </w:r>
    </w:p>
    <w:p w14:paraId="73941012" w14:textId="77777777" w:rsidR="00722ED2" w:rsidRPr="00AB30B0" w:rsidRDefault="00722ED2" w:rsidP="00CB447F">
      <w:pPr>
        <w:pStyle w:val="ListParagraph"/>
        <w:numPr>
          <w:ilvl w:val="0"/>
          <w:numId w:val="7"/>
        </w:numPr>
        <w:spacing w:after="0"/>
        <w:contextualSpacing w:val="0"/>
        <w:rPr>
          <w:color w:val="auto"/>
        </w:rPr>
      </w:pPr>
      <w:r>
        <w:t>THURSDAY:</w:t>
      </w:r>
    </w:p>
    <w:p w14:paraId="12396AC4" w14:textId="77777777" w:rsidR="00722ED2" w:rsidRPr="00AB30B0" w:rsidRDefault="00722ED2" w:rsidP="00CB447F">
      <w:pPr>
        <w:pStyle w:val="ListParagraph"/>
        <w:numPr>
          <w:ilvl w:val="0"/>
          <w:numId w:val="7"/>
        </w:numPr>
        <w:spacing w:after="0"/>
        <w:contextualSpacing w:val="0"/>
        <w:rPr>
          <w:color w:val="auto"/>
        </w:rPr>
      </w:pPr>
      <w:r>
        <w:t>FRIDAY:</w:t>
      </w:r>
    </w:p>
    <w:p w14:paraId="3FC1AE28" w14:textId="77777777" w:rsidR="00722ED2" w:rsidRPr="00AB30B0" w:rsidRDefault="00722ED2" w:rsidP="00CB447F">
      <w:pPr>
        <w:pStyle w:val="ListParagraph"/>
        <w:numPr>
          <w:ilvl w:val="0"/>
          <w:numId w:val="7"/>
        </w:numPr>
        <w:spacing w:after="0"/>
        <w:contextualSpacing w:val="0"/>
        <w:rPr>
          <w:color w:val="auto"/>
        </w:rPr>
      </w:pPr>
      <w:r>
        <w:t>SATURDAY:</w:t>
      </w:r>
    </w:p>
    <w:p w14:paraId="0442FCEA" w14:textId="77777777" w:rsidR="00722ED2" w:rsidRPr="00AB30B0" w:rsidRDefault="00722ED2" w:rsidP="00CB447F">
      <w:pPr>
        <w:pStyle w:val="ListParagraph"/>
        <w:numPr>
          <w:ilvl w:val="0"/>
          <w:numId w:val="7"/>
        </w:numPr>
        <w:spacing w:after="0"/>
        <w:contextualSpacing w:val="0"/>
        <w:rPr>
          <w:color w:val="auto"/>
        </w:rPr>
      </w:pPr>
      <w:r>
        <w:t>SUNDAY:</w:t>
      </w:r>
    </w:p>
    <w:p w14:paraId="18ED6252" w14:textId="77777777" w:rsidR="00722ED2" w:rsidRPr="00F141B5" w:rsidRDefault="00722ED2" w:rsidP="00722ED2">
      <w:pPr>
        <w:spacing w:after="0"/>
        <w:rPr>
          <w:color w:val="7030A0"/>
        </w:rPr>
      </w:pPr>
    </w:p>
    <w:p w14:paraId="65E197F0" w14:textId="77777777" w:rsidR="006C1DE7" w:rsidRDefault="006C1DE7" w:rsidP="006C1DE7">
      <w:pPr>
        <w:spacing w:after="0"/>
        <w:rPr>
          <w:bCs/>
          <w:color w:val="7030A0"/>
        </w:rPr>
      </w:pPr>
    </w:p>
    <w:p w14:paraId="1A8EBC37" w14:textId="77777777" w:rsidR="006C1DE7" w:rsidRPr="00D0398B" w:rsidRDefault="006C1DE7" w:rsidP="006C1DE7">
      <w:pPr>
        <w:pStyle w:val="Heading3"/>
      </w:pPr>
      <w:r>
        <w:t>WeekPositionInMonth</w:t>
      </w:r>
    </w:p>
    <w:p w14:paraId="70D73E47" w14:textId="77777777" w:rsidR="00722ED2" w:rsidRDefault="00722ED2" w:rsidP="00722ED2">
      <w:pPr>
        <w:pStyle w:val="Heading4"/>
      </w:pPr>
      <w:r>
        <w:t>WeekPositionInMonth</w:t>
      </w:r>
    </w:p>
    <w:p w14:paraId="0C7D21C2" w14:textId="77777777" w:rsidR="00722ED2" w:rsidRPr="00DE259A" w:rsidRDefault="00722ED2" w:rsidP="00722ED2">
      <w:r>
        <w:t>Qualified Name: TemporalExpression::Model::WeekPositionInMonth</w:t>
      </w:r>
    </w:p>
    <w:p w14:paraId="3784BB9C" w14:textId="77777777" w:rsidR="00722ED2" w:rsidRDefault="00722ED2" w:rsidP="00722ED2">
      <w:pPr>
        <w:spacing w:after="0"/>
        <w:rPr>
          <w:bCs/>
          <w:color w:val="7030A0"/>
        </w:rPr>
      </w:pPr>
      <w:r>
        <w:t>Week position in month recognizing that week and month boundaries are not necessarily coincident.</w:t>
      </w:r>
    </w:p>
    <w:p w14:paraId="7A1E28FC" w14:textId="77777777" w:rsidR="00722ED2" w:rsidRDefault="00722ED2" w:rsidP="00722ED2">
      <w:pPr>
        <w:spacing w:after="0"/>
      </w:pPr>
    </w:p>
    <w:p w14:paraId="7217392A" w14:textId="77777777" w:rsidR="00722ED2" w:rsidRDefault="00722ED2" w:rsidP="00722ED2">
      <w:pPr>
        <w:spacing w:after="0"/>
      </w:pPr>
      <w:r w:rsidRPr="00D7758A">
        <w:rPr>
          <w:color w:val="auto"/>
        </w:rPr>
        <w:t>Applied stereotypes:</w:t>
      </w:r>
    </w:p>
    <w:p w14:paraId="7FF8F691" w14:textId="77777777" w:rsidR="00722ED2" w:rsidRDefault="00722ED2" w:rsidP="00722ED2">
      <w:pPr>
        <w:spacing w:after="0"/>
        <w:rPr>
          <w:color w:val="7030A0"/>
        </w:rPr>
      </w:pPr>
      <w:r>
        <w:rPr>
          <w:color w:val="7030A0"/>
        </w:rPr>
        <w:tab/>
      </w:r>
      <w:r>
        <w:rPr>
          <w:color w:val="auto"/>
        </w:rPr>
        <w:t>No stereotypes applied</w:t>
      </w:r>
    </w:p>
    <w:p w14:paraId="0D1811B0" w14:textId="77777777" w:rsidR="00722ED2" w:rsidRDefault="00722ED2" w:rsidP="00722ED2">
      <w:pPr>
        <w:spacing w:after="0"/>
      </w:pPr>
    </w:p>
    <w:p w14:paraId="6F6B4DE6" w14:textId="77777777" w:rsidR="00722ED2" w:rsidRDefault="00722ED2" w:rsidP="00722ED2">
      <w:pPr>
        <w:spacing w:after="0"/>
        <w:rPr>
          <w:bCs/>
          <w:color w:val="7030A0"/>
        </w:rPr>
      </w:pPr>
      <w:r>
        <w:t>Contains Enumeration Literals:</w:t>
      </w:r>
    </w:p>
    <w:p w14:paraId="02985CE8" w14:textId="77777777" w:rsidR="00722ED2" w:rsidRPr="00AB30B0" w:rsidRDefault="00722ED2" w:rsidP="00CB447F">
      <w:pPr>
        <w:pStyle w:val="ListParagraph"/>
        <w:numPr>
          <w:ilvl w:val="0"/>
          <w:numId w:val="7"/>
        </w:numPr>
        <w:spacing w:after="0"/>
        <w:contextualSpacing w:val="0"/>
        <w:rPr>
          <w:color w:val="auto"/>
        </w:rPr>
      </w:pPr>
      <w:r>
        <w:t>FIRST_WEEK_IN_MONTH:</w:t>
      </w:r>
    </w:p>
    <w:p w14:paraId="2A30D692" w14:textId="77777777" w:rsidR="00722ED2" w:rsidRPr="00501397" w:rsidRDefault="00722ED2" w:rsidP="00CB447F">
      <w:pPr>
        <w:pStyle w:val="ListParagraph"/>
        <w:numPr>
          <w:ilvl w:val="1"/>
          <w:numId w:val="7"/>
        </w:numPr>
        <w:spacing w:after="0"/>
        <w:contextualSpacing w:val="0"/>
      </w:pPr>
      <w:r>
        <w:t>The month start boundary occurs in the week or at the start of the week.</w:t>
      </w:r>
      <w:r>
        <w:br/>
        <w:t>At least one day of the week is in the month.</w:t>
      </w:r>
      <w:r>
        <w:br/>
        <w:t>For example, the last day of the week is the first day of the month.</w:t>
      </w:r>
    </w:p>
    <w:p w14:paraId="2EA471EA" w14:textId="77777777" w:rsidR="00722ED2" w:rsidRPr="00AB30B0" w:rsidRDefault="00722ED2" w:rsidP="00CB447F">
      <w:pPr>
        <w:pStyle w:val="ListParagraph"/>
        <w:numPr>
          <w:ilvl w:val="0"/>
          <w:numId w:val="7"/>
        </w:numPr>
        <w:spacing w:after="0"/>
        <w:contextualSpacing w:val="0"/>
        <w:rPr>
          <w:color w:val="auto"/>
        </w:rPr>
      </w:pPr>
      <w:r>
        <w:t>FIRST_WHOLE_WEEK_IN_MONTH:</w:t>
      </w:r>
    </w:p>
    <w:p w14:paraId="75B2E470" w14:textId="77777777" w:rsidR="00722ED2" w:rsidRPr="00501397" w:rsidRDefault="00722ED2" w:rsidP="00CB447F">
      <w:pPr>
        <w:pStyle w:val="ListParagraph"/>
        <w:numPr>
          <w:ilvl w:val="1"/>
          <w:numId w:val="7"/>
        </w:numPr>
        <w:spacing w:after="0"/>
        <w:contextualSpacing w:val="0"/>
      </w:pPr>
      <w:r>
        <w:t>The month start boundary occurs at or before the week start boundary but there are less than seven days between the month start and week start..</w:t>
      </w:r>
      <w:r>
        <w:br/>
        <w:t>All days of the week are in the month.</w:t>
      </w:r>
      <w:r>
        <w:br/>
        <w:t>This may be the same as the FIRST_WEEK_IN_MONTH, but is more often the SECOND_WEEK_IN_MONTH.</w:t>
      </w:r>
    </w:p>
    <w:p w14:paraId="6AF292FF" w14:textId="77777777" w:rsidR="00722ED2" w:rsidRPr="00AB30B0" w:rsidRDefault="00722ED2" w:rsidP="00CB447F">
      <w:pPr>
        <w:pStyle w:val="ListParagraph"/>
        <w:numPr>
          <w:ilvl w:val="0"/>
          <w:numId w:val="7"/>
        </w:numPr>
        <w:spacing w:after="0"/>
        <w:contextualSpacing w:val="0"/>
        <w:rPr>
          <w:color w:val="auto"/>
        </w:rPr>
      </w:pPr>
      <w:r>
        <w:t>SECOND_WEEK_IN_MONTH:</w:t>
      </w:r>
    </w:p>
    <w:p w14:paraId="76FE39A5" w14:textId="77777777" w:rsidR="00722ED2" w:rsidRPr="00501397" w:rsidRDefault="00722ED2" w:rsidP="00CB447F">
      <w:pPr>
        <w:pStyle w:val="ListParagraph"/>
        <w:numPr>
          <w:ilvl w:val="1"/>
          <w:numId w:val="7"/>
        </w:numPr>
        <w:spacing w:after="0"/>
        <w:contextualSpacing w:val="0"/>
      </w:pPr>
      <w:r>
        <w:t>The week directly after the FIRST_WEEK_IN_MONTH.</w:t>
      </w:r>
    </w:p>
    <w:p w14:paraId="11F65645" w14:textId="77777777" w:rsidR="00722ED2" w:rsidRPr="00AB30B0" w:rsidRDefault="00722ED2" w:rsidP="00CB447F">
      <w:pPr>
        <w:pStyle w:val="ListParagraph"/>
        <w:numPr>
          <w:ilvl w:val="0"/>
          <w:numId w:val="7"/>
        </w:numPr>
        <w:spacing w:after="0"/>
        <w:contextualSpacing w:val="0"/>
        <w:rPr>
          <w:color w:val="auto"/>
        </w:rPr>
      </w:pPr>
      <w:r>
        <w:t>SECOND_WHOLE_WEEK_IN_MONTH:</w:t>
      </w:r>
    </w:p>
    <w:p w14:paraId="32585B20" w14:textId="77777777" w:rsidR="00722ED2" w:rsidRPr="00501397" w:rsidRDefault="00722ED2" w:rsidP="00CB447F">
      <w:pPr>
        <w:pStyle w:val="ListParagraph"/>
        <w:numPr>
          <w:ilvl w:val="1"/>
          <w:numId w:val="7"/>
        </w:numPr>
        <w:spacing w:after="0"/>
        <w:contextualSpacing w:val="0"/>
      </w:pPr>
      <w:r>
        <w:t>The week directlty after the FIRST_WHOLE_WEEK_IN_MONTH.</w:t>
      </w:r>
    </w:p>
    <w:p w14:paraId="02ACAE19" w14:textId="77777777" w:rsidR="00722ED2" w:rsidRPr="00AB30B0" w:rsidRDefault="00722ED2" w:rsidP="00CB447F">
      <w:pPr>
        <w:pStyle w:val="ListParagraph"/>
        <w:numPr>
          <w:ilvl w:val="0"/>
          <w:numId w:val="7"/>
        </w:numPr>
        <w:spacing w:after="0"/>
        <w:contextualSpacing w:val="0"/>
        <w:rPr>
          <w:color w:val="auto"/>
        </w:rPr>
      </w:pPr>
      <w:r>
        <w:lastRenderedPageBreak/>
        <w:t>THIRD_WEEK_IN_MONTH:</w:t>
      </w:r>
    </w:p>
    <w:p w14:paraId="359FB5E5" w14:textId="77777777" w:rsidR="00722ED2" w:rsidRPr="00501397" w:rsidRDefault="00722ED2" w:rsidP="00CB447F">
      <w:pPr>
        <w:pStyle w:val="ListParagraph"/>
        <w:numPr>
          <w:ilvl w:val="1"/>
          <w:numId w:val="7"/>
        </w:numPr>
        <w:spacing w:after="0"/>
        <w:contextualSpacing w:val="0"/>
      </w:pPr>
      <w:r>
        <w:t>The week directly after the SECOND_WEEK_IN_MONTH.</w:t>
      </w:r>
    </w:p>
    <w:p w14:paraId="4B11F09A" w14:textId="77777777" w:rsidR="00722ED2" w:rsidRPr="00AB30B0" w:rsidRDefault="00722ED2" w:rsidP="00CB447F">
      <w:pPr>
        <w:pStyle w:val="ListParagraph"/>
        <w:numPr>
          <w:ilvl w:val="0"/>
          <w:numId w:val="7"/>
        </w:numPr>
        <w:spacing w:after="0"/>
        <w:contextualSpacing w:val="0"/>
        <w:rPr>
          <w:color w:val="auto"/>
        </w:rPr>
      </w:pPr>
      <w:r>
        <w:t>THIRD_WHOLE_WEEK_IN_MONTH:</w:t>
      </w:r>
    </w:p>
    <w:p w14:paraId="0A482FB2" w14:textId="77777777" w:rsidR="00722ED2" w:rsidRPr="00501397" w:rsidRDefault="00722ED2" w:rsidP="00CB447F">
      <w:pPr>
        <w:pStyle w:val="ListParagraph"/>
        <w:numPr>
          <w:ilvl w:val="1"/>
          <w:numId w:val="7"/>
        </w:numPr>
        <w:spacing w:after="0"/>
        <w:contextualSpacing w:val="0"/>
      </w:pPr>
      <w:r>
        <w:t>The week directlty after the SECOND_WHOLE_WEEK_IN_MONTH.</w:t>
      </w:r>
    </w:p>
    <w:p w14:paraId="0E5A7AC9" w14:textId="77777777" w:rsidR="00722ED2" w:rsidRPr="00AB30B0" w:rsidRDefault="00722ED2" w:rsidP="00CB447F">
      <w:pPr>
        <w:pStyle w:val="ListParagraph"/>
        <w:numPr>
          <w:ilvl w:val="0"/>
          <w:numId w:val="7"/>
        </w:numPr>
        <w:spacing w:after="0"/>
        <w:contextualSpacing w:val="0"/>
        <w:rPr>
          <w:color w:val="auto"/>
        </w:rPr>
      </w:pPr>
      <w:r>
        <w:t>FOURTH_WEEK_IN_MONTH:</w:t>
      </w:r>
    </w:p>
    <w:p w14:paraId="4025308F" w14:textId="77777777" w:rsidR="00722ED2" w:rsidRPr="00501397" w:rsidRDefault="00722ED2" w:rsidP="00CB447F">
      <w:pPr>
        <w:pStyle w:val="ListParagraph"/>
        <w:numPr>
          <w:ilvl w:val="1"/>
          <w:numId w:val="7"/>
        </w:numPr>
        <w:spacing w:after="0"/>
        <w:contextualSpacing w:val="0"/>
      </w:pPr>
      <w:r>
        <w:t>The week directly after the THIRD_WEEK_IN_MONTH.</w:t>
      </w:r>
    </w:p>
    <w:p w14:paraId="6DC4B8FC" w14:textId="77777777" w:rsidR="00722ED2" w:rsidRPr="00AB30B0" w:rsidRDefault="00722ED2" w:rsidP="00CB447F">
      <w:pPr>
        <w:pStyle w:val="ListParagraph"/>
        <w:numPr>
          <w:ilvl w:val="0"/>
          <w:numId w:val="7"/>
        </w:numPr>
        <w:spacing w:after="0"/>
        <w:contextualSpacing w:val="0"/>
        <w:rPr>
          <w:color w:val="auto"/>
        </w:rPr>
      </w:pPr>
      <w:r>
        <w:t>FOURTH_WHOLE_WEEK_IN_MONTH:</w:t>
      </w:r>
    </w:p>
    <w:p w14:paraId="2EF98FFD" w14:textId="77777777" w:rsidR="00722ED2" w:rsidRPr="00501397" w:rsidRDefault="00722ED2" w:rsidP="00CB447F">
      <w:pPr>
        <w:pStyle w:val="ListParagraph"/>
        <w:numPr>
          <w:ilvl w:val="1"/>
          <w:numId w:val="7"/>
        </w:numPr>
        <w:spacing w:after="0"/>
        <w:contextualSpacing w:val="0"/>
      </w:pPr>
      <w:r>
        <w:t>The week directlty after the THIRD_WHOLE_WEEK_IN_MONTH.</w:t>
      </w:r>
    </w:p>
    <w:p w14:paraId="37159AE0" w14:textId="77777777" w:rsidR="00722ED2" w:rsidRPr="00AB30B0" w:rsidRDefault="00722ED2" w:rsidP="00CB447F">
      <w:pPr>
        <w:pStyle w:val="ListParagraph"/>
        <w:numPr>
          <w:ilvl w:val="0"/>
          <w:numId w:val="7"/>
        </w:numPr>
        <w:spacing w:after="0"/>
        <w:contextualSpacing w:val="0"/>
        <w:rPr>
          <w:color w:val="auto"/>
        </w:rPr>
      </w:pPr>
      <w:r>
        <w:t>FIFTH_WEEK_IN_MONTH:</w:t>
      </w:r>
    </w:p>
    <w:p w14:paraId="52E36588" w14:textId="77777777" w:rsidR="00722ED2" w:rsidRPr="00501397" w:rsidRDefault="00722ED2" w:rsidP="00CB447F">
      <w:pPr>
        <w:pStyle w:val="ListParagraph"/>
        <w:numPr>
          <w:ilvl w:val="1"/>
          <w:numId w:val="7"/>
        </w:numPr>
        <w:spacing w:after="0"/>
        <w:contextualSpacing w:val="0"/>
      </w:pPr>
      <w:r>
        <w:t>The week directly after the FOURTH_WEEK_IN_MONTH.</w:t>
      </w:r>
    </w:p>
    <w:p w14:paraId="78BAEA4B" w14:textId="77777777" w:rsidR="00722ED2" w:rsidRPr="00AB30B0" w:rsidRDefault="00722ED2" w:rsidP="00CB447F">
      <w:pPr>
        <w:pStyle w:val="ListParagraph"/>
        <w:numPr>
          <w:ilvl w:val="0"/>
          <w:numId w:val="7"/>
        </w:numPr>
        <w:spacing w:after="0"/>
        <w:contextualSpacing w:val="0"/>
        <w:rPr>
          <w:color w:val="auto"/>
        </w:rPr>
      </w:pPr>
      <w:r>
        <w:t>SIXTH_WEEK_IN_MONTH:</w:t>
      </w:r>
    </w:p>
    <w:p w14:paraId="35BB41EC" w14:textId="77777777" w:rsidR="00722ED2" w:rsidRPr="00501397" w:rsidRDefault="00722ED2" w:rsidP="00CB447F">
      <w:pPr>
        <w:pStyle w:val="ListParagraph"/>
        <w:numPr>
          <w:ilvl w:val="1"/>
          <w:numId w:val="7"/>
        </w:numPr>
        <w:spacing w:after="0"/>
        <w:contextualSpacing w:val="0"/>
      </w:pPr>
      <w:r>
        <w:t>The week directly after the FIFTH_WEEK_IN_MONTH.</w:t>
      </w:r>
    </w:p>
    <w:p w14:paraId="6BDCCC2E" w14:textId="77777777" w:rsidR="00722ED2" w:rsidRPr="00AB30B0" w:rsidRDefault="00722ED2" w:rsidP="00CB447F">
      <w:pPr>
        <w:pStyle w:val="ListParagraph"/>
        <w:numPr>
          <w:ilvl w:val="0"/>
          <w:numId w:val="7"/>
        </w:numPr>
        <w:spacing w:after="0"/>
        <w:contextualSpacing w:val="0"/>
        <w:rPr>
          <w:color w:val="auto"/>
        </w:rPr>
      </w:pPr>
      <w:r>
        <w:t>LAST_WEEK_IN_MONTH:</w:t>
      </w:r>
    </w:p>
    <w:p w14:paraId="1091EB90" w14:textId="77777777" w:rsidR="00722ED2" w:rsidRPr="00501397" w:rsidRDefault="00722ED2" w:rsidP="00CB447F">
      <w:pPr>
        <w:pStyle w:val="ListParagraph"/>
        <w:numPr>
          <w:ilvl w:val="1"/>
          <w:numId w:val="7"/>
        </w:numPr>
        <w:spacing w:after="0"/>
        <w:contextualSpacing w:val="0"/>
      </w:pPr>
      <w:r>
        <w:t>The month end boundary occurs in the week or at the end of the week.</w:t>
      </w:r>
      <w:r>
        <w:br/>
        <w:t>At least one day of the week is in the month.</w:t>
      </w:r>
      <w:r>
        <w:br/>
        <w:t>For example, the first day of the week is the last day of the month.</w:t>
      </w:r>
    </w:p>
    <w:p w14:paraId="4906A7B0" w14:textId="77777777" w:rsidR="00722ED2" w:rsidRPr="00AB30B0" w:rsidRDefault="00722ED2" w:rsidP="00CB447F">
      <w:pPr>
        <w:pStyle w:val="ListParagraph"/>
        <w:numPr>
          <w:ilvl w:val="0"/>
          <w:numId w:val="7"/>
        </w:numPr>
        <w:spacing w:after="0"/>
        <w:contextualSpacing w:val="0"/>
        <w:rPr>
          <w:color w:val="auto"/>
        </w:rPr>
      </w:pPr>
      <w:r>
        <w:t>LAST_WHOLE_WEEK_IN_MONTH:</w:t>
      </w:r>
    </w:p>
    <w:p w14:paraId="1F5BE381" w14:textId="77777777" w:rsidR="00722ED2" w:rsidRPr="00501397" w:rsidRDefault="00722ED2" w:rsidP="00CB447F">
      <w:pPr>
        <w:pStyle w:val="ListParagraph"/>
        <w:numPr>
          <w:ilvl w:val="1"/>
          <w:numId w:val="7"/>
        </w:numPr>
        <w:spacing w:after="0"/>
        <w:contextualSpacing w:val="0"/>
      </w:pPr>
      <w:r>
        <w:t>The month end boundary occurs at or after the week end boundary but there are less than seven days between the month end and week end.</w:t>
      </w:r>
      <w:r>
        <w:br/>
        <w:t>All days of the week are in the month.</w:t>
      </w:r>
    </w:p>
    <w:p w14:paraId="23339A2A" w14:textId="77777777" w:rsidR="00722ED2" w:rsidRPr="00AB30B0" w:rsidRDefault="00722ED2" w:rsidP="00CB447F">
      <w:pPr>
        <w:pStyle w:val="ListParagraph"/>
        <w:numPr>
          <w:ilvl w:val="0"/>
          <w:numId w:val="7"/>
        </w:numPr>
        <w:spacing w:after="0"/>
        <w:contextualSpacing w:val="0"/>
        <w:rPr>
          <w:color w:val="auto"/>
        </w:rPr>
      </w:pPr>
      <w:r>
        <w:t>ALL_WEEKS_IN_MONTH:</w:t>
      </w:r>
    </w:p>
    <w:p w14:paraId="0DAE0FFB" w14:textId="77777777" w:rsidR="00722ED2" w:rsidRPr="00501397" w:rsidRDefault="00722ED2" w:rsidP="00CB447F">
      <w:pPr>
        <w:pStyle w:val="ListParagraph"/>
        <w:numPr>
          <w:ilvl w:val="1"/>
          <w:numId w:val="7"/>
        </w:numPr>
        <w:spacing w:after="0"/>
        <w:contextualSpacing w:val="0"/>
      </w:pPr>
      <w:r>
        <w:t>All weeks in the month.</w:t>
      </w:r>
    </w:p>
    <w:p w14:paraId="69A7D80A" w14:textId="77777777" w:rsidR="00722ED2" w:rsidRPr="00F141B5" w:rsidRDefault="00722ED2" w:rsidP="00722ED2">
      <w:pPr>
        <w:spacing w:after="0"/>
        <w:rPr>
          <w:color w:val="7030A0"/>
        </w:rPr>
      </w:pPr>
    </w:p>
    <w:p w14:paraId="515E049B" w14:textId="77777777" w:rsidR="006C1DE7" w:rsidRDefault="006C1DE7" w:rsidP="00422A0D">
      <w:pPr>
        <w:spacing w:after="0"/>
        <w:rPr>
          <w:bCs/>
          <w:color w:val="7030A0"/>
        </w:rPr>
      </w:pPr>
    </w:p>
    <w:p w14:paraId="360FF6F7" w14:textId="4479AFD4" w:rsidR="00F77BF8" w:rsidRDefault="00F77BF8" w:rsidP="00F77BF8">
      <w:pPr>
        <w:spacing w:after="0"/>
      </w:pPr>
      <w:r>
        <w:br w:type="page"/>
      </w:r>
    </w:p>
    <w:p w14:paraId="6F397960" w14:textId="252D8198" w:rsidR="00AD0D75" w:rsidRDefault="0073726F" w:rsidP="0073726F">
      <w:pPr>
        <w:pStyle w:val="Heading2"/>
        <w:ind w:left="576" w:hanging="576"/>
      </w:pPr>
      <w:r>
        <w:lastRenderedPageBreak/>
        <w:t>Further detai</w:t>
      </w:r>
      <w:r w:rsidR="00AD0D75">
        <w:t>l</w:t>
      </w:r>
    </w:p>
    <w:p w14:paraId="5DD1682D" w14:textId="77CF983A" w:rsidR="006D5E9B" w:rsidRPr="006D5E9B" w:rsidRDefault="006D5E9B" w:rsidP="006D5E9B">
      <w:r>
        <w:t>Some of the structures use in the model have a somewhat complex interaction. These are discussed in the sections below.</w:t>
      </w:r>
    </w:p>
    <w:p w14:paraId="26A178CD" w14:textId="6FAB7534" w:rsidR="0073726F" w:rsidRDefault="00AD0D75" w:rsidP="006D5E9B">
      <w:pPr>
        <w:pStyle w:val="Heading3"/>
        <w:keepNext w:val="0"/>
      </w:pPr>
      <w:r>
        <w:t>Period duration</w:t>
      </w:r>
    </w:p>
    <w:p w14:paraId="1FBC5071" w14:textId="79097F13" w:rsidR="006D5E9B" w:rsidRDefault="006D5E9B" w:rsidP="006D5E9B">
      <w:r>
        <w:t xml:space="preserve">The </w:t>
      </w:r>
      <w:proofErr w:type="spellStart"/>
      <w:r w:rsidR="005B65E9">
        <w:t>periodDurationInDays</w:t>
      </w:r>
      <w:proofErr w:type="spellEnd"/>
      <w:r w:rsidR="005B65E9">
        <w:t xml:space="preserve"> has several interacting properties. The interaction is explained below. </w:t>
      </w:r>
    </w:p>
    <w:p w14:paraId="1200E224" w14:textId="122E3E93" w:rsidR="00A83F29" w:rsidRPr="00A83F29" w:rsidRDefault="00A83F29" w:rsidP="00A83F29">
      <w:pPr>
        <w:pStyle w:val="Caption"/>
        <w:keepNext/>
        <w:rPr>
          <w:b/>
        </w:rPr>
      </w:pPr>
      <w:bookmarkStart w:id="109" w:name="_Toc148004173"/>
      <w:r w:rsidRPr="00B52418">
        <w:rPr>
          <w:b/>
        </w:rPr>
        <w:t xml:space="preserve">Table </w:t>
      </w:r>
      <w:r w:rsidRPr="00B52418">
        <w:rPr>
          <w:b/>
        </w:rPr>
        <w:fldChar w:fldCharType="begin"/>
      </w:r>
      <w:r w:rsidRPr="00B52418">
        <w:rPr>
          <w:b/>
        </w:rPr>
        <w:instrText xml:space="preserve"> SEQ Table \* ARABIC </w:instrText>
      </w:r>
      <w:r w:rsidRPr="00B52418">
        <w:rPr>
          <w:b/>
        </w:rPr>
        <w:fldChar w:fldCharType="separate"/>
      </w:r>
      <w:r>
        <w:rPr>
          <w:b/>
          <w:noProof/>
        </w:rPr>
        <w:t>1</w:t>
      </w:r>
      <w:r w:rsidRPr="00B52418">
        <w:rPr>
          <w:b/>
          <w:noProof/>
        </w:rPr>
        <w:fldChar w:fldCharType="end"/>
      </w:r>
      <w:r w:rsidRPr="00B52418">
        <w:rPr>
          <w:b/>
        </w:rPr>
        <w:t>:</w:t>
      </w:r>
      <w:r w:rsidRPr="00B52418">
        <w:rPr>
          <w:rFonts w:hint="eastAsia"/>
          <w:b/>
        </w:rPr>
        <w:t xml:space="preserve"> </w:t>
      </w:r>
      <w:proofErr w:type="spellStart"/>
      <w:r>
        <w:rPr>
          <w:b/>
        </w:rPr>
        <w:t>periodDurationInDays</w:t>
      </w:r>
      <w:proofErr w:type="spellEnd"/>
      <w:r>
        <w:rPr>
          <w:b/>
        </w:rPr>
        <w:t xml:space="preserve"> property interaction</w:t>
      </w:r>
      <w:bookmarkEnd w:id="109"/>
    </w:p>
    <w:tbl>
      <w:tblPr>
        <w:tblStyle w:val="PlainTable1"/>
        <w:tblW w:w="0" w:type="auto"/>
        <w:tblLook w:val="04A0" w:firstRow="1" w:lastRow="0" w:firstColumn="1" w:lastColumn="0" w:noHBand="0" w:noVBand="1"/>
      </w:tblPr>
      <w:tblGrid>
        <w:gridCol w:w="1870"/>
        <w:gridCol w:w="1870"/>
        <w:gridCol w:w="1870"/>
        <w:gridCol w:w="1870"/>
        <w:gridCol w:w="1870"/>
      </w:tblGrid>
      <w:tr w:rsidR="00D54932" w14:paraId="77CFDC80" w14:textId="77777777" w:rsidTr="004259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70" w:type="dxa"/>
            <w:shd w:val="clear" w:color="auto" w:fill="DCF1D3" w:themeFill="accent5" w:themeFillTint="33"/>
          </w:tcPr>
          <w:p w14:paraId="4E011F2A" w14:textId="32DD9791" w:rsidR="00D54932" w:rsidRPr="005B65E9" w:rsidRDefault="002E774A" w:rsidP="00D54932">
            <w:pPr>
              <w:rPr>
                <w:b w:val="0"/>
                <w:bCs w:val="0"/>
              </w:rPr>
            </w:pPr>
            <w:proofErr w:type="spellStart"/>
            <w:r w:rsidRPr="005B65E9">
              <w:rPr>
                <w:b w:val="0"/>
                <w:bCs w:val="0"/>
              </w:rPr>
              <w:t>s</w:t>
            </w:r>
            <w:r w:rsidR="00D54932" w:rsidRPr="005B65E9">
              <w:rPr>
                <w:b w:val="0"/>
                <w:bCs w:val="0"/>
              </w:rPr>
              <w:t>tart</w:t>
            </w:r>
            <w:r w:rsidRPr="005B65E9">
              <w:rPr>
                <w:b w:val="0"/>
                <w:bCs w:val="0"/>
              </w:rPr>
              <w:t>Time</w:t>
            </w:r>
            <w:proofErr w:type="spellEnd"/>
            <w:r w:rsidRPr="005B65E9">
              <w:rPr>
                <w:b w:val="0"/>
                <w:bCs w:val="0"/>
              </w:rPr>
              <w:t xml:space="preserve"> explicit</w:t>
            </w:r>
          </w:p>
        </w:tc>
        <w:tc>
          <w:tcPr>
            <w:tcW w:w="1870" w:type="dxa"/>
            <w:shd w:val="clear" w:color="auto" w:fill="DCF1D3" w:themeFill="accent5" w:themeFillTint="33"/>
          </w:tcPr>
          <w:p w14:paraId="1C1567CD" w14:textId="159968BE" w:rsidR="00D54932" w:rsidRPr="005B65E9" w:rsidRDefault="002E774A" w:rsidP="00D54932">
            <w:pP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5B65E9">
              <w:rPr>
                <w:b w:val="0"/>
                <w:bCs w:val="0"/>
              </w:rPr>
              <w:t>endTime</w:t>
            </w:r>
            <w:proofErr w:type="spellEnd"/>
            <w:r w:rsidRPr="005B65E9">
              <w:rPr>
                <w:b w:val="0"/>
                <w:bCs w:val="0"/>
              </w:rPr>
              <w:t xml:space="preserve"> explicit</w:t>
            </w:r>
          </w:p>
        </w:tc>
        <w:tc>
          <w:tcPr>
            <w:tcW w:w="1870" w:type="dxa"/>
            <w:shd w:val="clear" w:color="auto" w:fill="DCF1D3" w:themeFill="accent5" w:themeFillTint="33"/>
          </w:tcPr>
          <w:p w14:paraId="7C3BD945" w14:textId="37DD00A7" w:rsidR="00D54932" w:rsidRPr="005B65E9" w:rsidRDefault="002E774A" w:rsidP="00D54932">
            <w:pP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5B65E9">
              <w:rPr>
                <w:b w:val="0"/>
                <w:bCs w:val="0"/>
              </w:rPr>
              <w:t>p</w:t>
            </w:r>
            <w:r w:rsidR="00D54932" w:rsidRPr="005B65E9">
              <w:rPr>
                <w:b w:val="0"/>
                <w:bCs w:val="0"/>
              </w:rPr>
              <w:t>eriod</w:t>
            </w:r>
            <w:r w:rsidRPr="005B65E9">
              <w:rPr>
                <w:b w:val="0"/>
                <w:bCs w:val="0"/>
              </w:rPr>
              <w:t>Duration</w:t>
            </w:r>
            <w:proofErr w:type="spellEnd"/>
            <w:r w:rsidRPr="005B65E9">
              <w:rPr>
                <w:b w:val="0"/>
                <w:bCs w:val="0"/>
              </w:rPr>
              <w:t xml:space="preserve"> explicit</w:t>
            </w:r>
          </w:p>
        </w:tc>
        <w:tc>
          <w:tcPr>
            <w:tcW w:w="1870" w:type="dxa"/>
            <w:shd w:val="clear" w:color="auto" w:fill="DCF1D3" w:themeFill="accent5" w:themeFillTint="33"/>
          </w:tcPr>
          <w:p w14:paraId="1F0B15F1" w14:textId="47D62B5B" w:rsidR="00D54932" w:rsidRPr="005B65E9" w:rsidRDefault="002E774A" w:rsidP="00D54932">
            <w:pP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5B65E9">
              <w:rPr>
                <w:b w:val="0"/>
                <w:bCs w:val="0"/>
              </w:rPr>
              <w:t>daySpan</w:t>
            </w:r>
            <w:proofErr w:type="spellEnd"/>
            <w:r w:rsidRPr="005B65E9">
              <w:rPr>
                <w:b w:val="0"/>
                <w:bCs w:val="0"/>
              </w:rPr>
              <w:t xml:space="preserve"> explicit</w:t>
            </w:r>
          </w:p>
        </w:tc>
        <w:tc>
          <w:tcPr>
            <w:tcW w:w="1870" w:type="dxa"/>
            <w:shd w:val="clear" w:color="auto" w:fill="DCF1D3" w:themeFill="accent5" w:themeFillTint="33"/>
          </w:tcPr>
          <w:p w14:paraId="07558B5B" w14:textId="3070DC0B" w:rsidR="00D54932" w:rsidRPr="005B65E9" w:rsidRDefault="00D54932" w:rsidP="00D54932">
            <w:pPr>
              <w:cnfStyle w:val="100000000000" w:firstRow="1" w:lastRow="0" w:firstColumn="0" w:lastColumn="0" w:oddVBand="0" w:evenVBand="0" w:oddHBand="0" w:evenHBand="0" w:firstRowFirstColumn="0" w:firstRowLastColumn="0" w:lastRowFirstColumn="0" w:lastRowLastColumn="0"/>
              <w:rPr>
                <w:b w:val="0"/>
                <w:bCs w:val="0"/>
              </w:rPr>
            </w:pPr>
            <w:r w:rsidRPr="005B65E9">
              <w:rPr>
                <w:b w:val="0"/>
                <w:bCs w:val="0"/>
              </w:rPr>
              <w:t>Meaning</w:t>
            </w:r>
          </w:p>
        </w:tc>
      </w:tr>
      <w:tr w:rsidR="00812811" w14:paraId="700B2553" w14:textId="77777777" w:rsidTr="00425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D76B0F1" w14:textId="396BC74A" w:rsidR="00812811" w:rsidRDefault="00812811" w:rsidP="00D54932">
            <w:r>
              <w:t>Don't care</w:t>
            </w:r>
          </w:p>
        </w:tc>
        <w:tc>
          <w:tcPr>
            <w:tcW w:w="1870" w:type="dxa"/>
          </w:tcPr>
          <w:p w14:paraId="1D6ED7F5" w14:textId="6B76F990" w:rsidR="00812811" w:rsidRDefault="00812811" w:rsidP="00D54932">
            <w:pPr>
              <w:cnfStyle w:val="000000100000" w:firstRow="0" w:lastRow="0" w:firstColumn="0" w:lastColumn="0" w:oddVBand="0" w:evenVBand="0" w:oddHBand="1" w:evenHBand="0" w:firstRowFirstColumn="0" w:firstRowLastColumn="0" w:lastRowFirstColumn="0" w:lastRowLastColumn="0"/>
            </w:pPr>
            <w:r>
              <w:t>Don't care</w:t>
            </w:r>
          </w:p>
        </w:tc>
        <w:tc>
          <w:tcPr>
            <w:tcW w:w="1870" w:type="dxa"/>
          </w:tcPr>
          <w:p w14:paraId="405F93A4" w14:textId="0EFFEBE0" w:rsidR="00812811" w:rsidRDefault="00812811" w:rsidP="00D54932">
            <w:pPr>
              <w:cnfStyle w:val="000000100000" w:firstRow="0" w:lastRow="0" w:firstColumn="0" w:lastColumn="0" w:oddVBand="0" w:evenVBand="0" w:oddHBand="1" w:evenHBand="0" w:firstRowFirstColumn="0" w:firstRowLastColumn="0" w:lastRowFirstColumn="0" w:lastRowLastColumn="0"/>
            </w:pPr>
            <w:r>
              <w:t>None</w:t>
            </w:r>
          </w:p>
        </w:tc>
        <w:tc>
          <w:tcPr>
            <w:tcW w:w="1870" w:type="dxa"/>
          </w:tcPr>
          <w:p w14:paraId="2DAFD8EA" w14:textId="0B08AE6B" w:rsidR="00812811" w:rsidRDefault="00812811" w:rsidP="00D54932">
            <w:pPr>
              <w:cnfStyle w:val="000000100000" w:firstRow="0" w:lastRow="0" w:firstColumn="0" w:lastColumn="0" w:oddVBand="0" w:evenVBand="0" w:oddHBand="1" w:evenHBand="0" w:firstRowFirstColumn="0" w:firstRowLastColumn="0" w:lastRowFirstColumn="0" w:lastRowLastColumn="0"/>
            </w:pPr>
            <w:r>
              <w:t>0</w:t>
            </w:r>
          </w:p>
        </w:tc>
        <w:tc>
          <w:tcPr>
            <w:tcW w:w="1870" w:type="dxa"/>
          </w:tcPr>
          <w:p w14:paraId="4E2156C8" w14:textId="6A8D6527" w:rsidR="00812811" w:rsidRDefault="00812811" w:rsidP="00D54932">
            <w:pPr>
              <w:cnfStyle w:val="000000100000" w:firstRow="0" w:lastRow="0" w:firstColumn="0" w:lastColumn="0" w:oddVBand="0" w:evenVBand="0" w:oddHBand="1" w:evenHBand="0" w:firstRowFirstColumn="0" w:firstRowLastColumn="0" w:lastRowFirstColumn="0" w:lastRowLastColumn="0"/>
            </w:pPr>
            <w:r>
              <w:t>No period</w:t>
            </w:r>
          </w:p>
        </w:tc>
      </w:tr>
      <w:tr w:rsidR="00812811" w14:paraId="61F48064" w14:textId="77777777" w:rsidTr="004259D8">
        <w:tc>
          <w:tcPr>
            <w:cnfStyle w:val="001000000000" w:firstRow="0" w:lastRow="0" w:firstColumn="1" w:lastColumn="0" w:oddVBand="0" w:evenVBand="0" w:oddHBand="0" w:evenHBand="0" w:firstRowFirstColumn="0" w:firstRowLastColumn="0" w:lastRowFirstColumn="0" w:lastRowLastColumn="0"/>
            <w:tcW w:w="1870" w:type="dxa"/>
          </w:tcPr>
          <w:p w14:paraId="6A509A38" w14:textId="668AA7C9" w:rsidR="00812811" w:rsidRDefault="00812811" w:rsidP="00D54932">
            <w:r>
              <w:t>None</w:t>
            </w:r>
          </w:p>
        </w:tc>
        <w:tc>
          <w:tcPr>
            <w:tcW w:w="1870" w:type="dxa"/>
          </w:tcPr>
          <w:p w14:paraId="31395307" w14:textId="508587A2" w:rsidR="00812811" w:rsidRDefault="00812811" w:rsidP="00D54932">
            <w:pPr>
              <w:cnfStyle w:val="000000000000" w:firstRow="0" w:lastRow="0" w:firstColumn="0" w:lastColumn="0" w:oddVBand="0" w:evenVBand="0" w:oddHBand="0" w:evenHBand="0" w:firstRowFirstColumn="0" w:firstRowLastColumn="0" w:lastRowFirstColumn="0" w:lastRowLastColumn="0"/>
            </w:pPr>
            <w:r>
              <w:t>None</w:t>
            </w:r>
          </w:p>
        </w:tc>
        <w:tc>
          <w:tcPr>
            <w:tcW w:w="1870" w:type="dxa"/>
          </w:tcPr>
          <w:p w14:paraId="7F32F09B" w14:textId="4FD5EB12" w:rsidR="00812811" w:rsidRDefault="00812811" w:rsidP="00D54932">
            <w:pPr>
              <w:cnfStyle w:val="000000000000" w:firstRow="0" w:lastRow="0" w:firstColumn="0" w:lastColumn="0" w:oddVBand="0" w:evenVBand="0" w:oddHBand="0" w:evenHBand="0" w:firstRowFirstColumn="0" w:firstRowLastColumn="0" w:lastRowFirstColumn="0" w:lastRowLastColumn="0"/>
            </w:pPr>
            <w:r>
              <w:t>None</w:t>
            </w:r>
          </w:p>
        </w:tc>
        <w:tc>
          <w:tcPr>
            <w:tcW w:w="1870" w:type="dxa"/>
          </w:tcPr>
          <w:p w14:paraId="60456BEF" w14:textId="0F0C56DC" w:rsidR="00812811" w:rsidRDefault="00812811" w:rsidP="00D54932">
            <w:pPr>
              <w:cnfStyle w:val="000000000000" w:firstRow="0" w:lastRow="0" w:firstColumn="0" w:lastColumn="0" w:oddVBand="0" w:evenVBand="0" w:oddHBand="0" w:evenHBand="0" w:firstRowFirstColumn="0" w:firstRowLastColumn="0" w:lastRowFirstColumn="0" w:lastRowLastColumn="0"/>
            </w:pPr>
            <w:r>
              <w:t>None</w:t>
            </w:r>
          </w:p>
        </w:tc>
        <w:tc>
          <w:tcPr>
            <w:tcW w:w="1870" w:type="dxa"/>
          </w:tcPr>
          <w:p w14:paraId="624A92F4" w14:textId="0A0D590E" w:rsidR="00812811" w:rsidRDefault="00812811" w:rsidP="00D54932">
            <w:pPr>
              <w:cnfStyle w:val="000000000000" w:firstRow="0" w:lastRow="0" w:firstColumn="0" w:lastColumn="0" w:oddVBand="0" w:evenVBand="0" w:oddHBand="0" w:evenHBand="0" w:firstRowFirstColumn="0" w:firstRowLastColumn="0" w:lastRowFirstColumn="0" w:lastRowLastColumn="0"/>
            </w:pPr>
            <w:r>
              <w:t>Starts at beginning of listed day and ends at end of listed day</w:t>
            </w:r>
            <w:r w:rsidR="00FF3233">
              <w:t>.</w:t>
            </w:r>
          </w:p>
        </w:tc>
      </w:tr>
      <w:tr w:rsidR="002E774A" w14:paraId="3CFEE0B9" w14:textId="77777777" w:rsidTr="00425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009FF2B" w14:textId="75AEAC5F" w:rsidR="002E774A" w:rsidRDefault="002E774A" w:rsidP="00D54932">
            <w:r>
              <w:t>None</w:t>
            </w:r>
          </w:p>
        </w:tc>
        <w:tc>
          <w:tcPr>
            <w:tcW w:w="1870" w:type="dxa"/>
          </w:tcPr>
          <w:p w14:paraId="2A8EEF36" w14:textId="489B8019" w:rsidR="002E774A" w:rsidRDefault="002E774A" w:rsidP="00D54932">
            <w:pPr>
              <w:cnfStyle w:val="000000100000" w:firstRow="0" w:lastRow="0" w:firstColumn="0" w:lastColumn="0" w:oddVBand="0" w:evenVBand="0" w:oddHBand="1" w:evenHBand="0" w:firstRowFirstColumn="0" w:firstRowLastColumn="0" w:lastRowFirstColumn="0" w:lastRowLastColumn="0"/>
            </w:pPr>
            <w:r>
              <w:t>None</w:t>
            </w:r>
          </w:p>
        </w:tc>
        <w:tc>
          <w:tcPr>
            <w:tcW w:w="1870" w:type="dxa"/>
          </w:tcPr>
          <w:p w14:paraId="487BB53F" w14:textId="06DA7BE2" w:rsidR="002E774A" w:rsidRDefault="002E774A" w:rsidP="00D54932">
            <w:pPr>
              <w:cnfStyle w:val="000000100000" w:firstRow="0" w:lastRow="0" w:firstColumn="0" w:lastColumn="0" w:oddVBand="0" w:evenVBand="0" w:oddHBand="1" w:evenHBand="0" w:firstRowFirstColumn="0" w:firstRowLastColumn="0" w:lastRowFirstColumn="0" w:lastRowLastColumn="0"/>
            </w:pPr>
            <w:r>
              <w:t>None</w:t>
            </w:r>
          </w:p>
        </w:tc>
        <w:tc>
          <w:tcPr>
            <w:tcW w:w="1870" w:type="dxa"/>
          </w:tcPr>
          <w:p w14:paraId="4CE5086E" w14:textId="39E27B9B" w:rsidR="002E774A" w:rsidRDefault="002E774A" w:rsidP="00D54932">
            <w:pPr>
              <w:cnfStyle w:val="000000100000" w:firstRow="0" w:lastRow="0" w:firstColumn="0" w:lastColumn="0" w:oddVBand="0" w:evenVBand="0" w:oddHBand="1" w:evenHBand="0" w:firstRowFirstColumn="0" w:firstRowLastColumn="0" w:lastRowFirstColumn="0" w:lastRowLastColumn="0"/>
            </w:pPr>
            <w:r>
              <w:t>1</w:t>
            </w:r>
          </w:p>
        </w:tc>
        <w:tc>
          <w:tcPr>
            <w:tcW w:w="1870" w:type="dxa"/>
          </w:tcPr>
          <w:p w14:paraId="098135F0" w14:textId="542B377B" w:rsidR="002E774A" w:rsidRDefault="002E774A" w:rsidP="00D54932">
            <w:pPr>
              <w:cnfStyle w:val="000000100000" w:firstRow="0" w:lastRow="0" w:firstColumn="0" w:lastColumn="0" w:oddVBand="0" w:evenVBand="0" w:oddHBand="1" w:evenHBand="0" w:firstRowFirstColumn="0" w:firstRowLastColumn="0" w:lastRowFirstColumn="0" w:lastRowLastColumn="0"/>
            </w:pPr>
            <w:r>
              <w:t>Starts at beginning of listed day and ends at end of listed day</w:t>
            </w:r>
          </w:p>
        </w:tc>
      </w:tr>
      <w:tr w:rsidR="002E774A" w14:paraId="7F7948FB" w14:textId="77777777" w:rsidTr="004259D8">
        <w:tc>
          <w:tcPr>
            <w:cnfStyle w:val="001000000000" w:firstRow="0" w:lastRow="0" w:firstColumn="1" w:lastColumn="0" w:oddVBand="0" w:evenVBand="0" w:oddHBand="0" w:evenHBand="0" w:firstRowFirstColumn="0" w:firstRowLastColumn="0" w:lastRowFirstColumn="0" w:lastRowLastColumn="0"/>
            <w:tcW w:w="1870" w:type="dxa"/>
          </w:tcPr>
          <w:p w14:paraId="40A95101" w14:textId="6A952E86" w:rsidR="002E774A" w:rsidRDefault="002E774A" w:rsidP="00D54932">
            <w:r>
              <w:t>None</w:t>
            </w:r>
          </w:p>
        </w:tc>
        <w:tc>
          <w:tcPr>
            <w:tcW w:w="1870" w:type="dxa"/>
          </w:tcPr>
          <w:p w14:paraId="3A955E24" w14:textId="2512882C" w:rsidR="002E774A" w:rsidRDefault="002E774A" w:rsidP="00D54932">
            <w:pPr>
              <w:cnfStyle w:val="000000000000" w:firstRow="0" w:lastRow="0" w:firstColumn="0" w:lastColumn="0" w:oddVBand="0" w:evenVBand="0" w:oddHBand="0" w:evenHBand="0" w:firstRowFirstColumn="0" w:firstRowLastColumn="0" w:lastRowFirstColumn="0" w:lastRowLastColumn="0"/>
            </w:pPr>
            <w:r>
              <w:t>None</w:t>
            </w:r>
          </w:p>
        </w:tc>
        <w:tc>
          <w:tcPr>
            <w:tcW w:w="1870" w:type="dxa"/>
          </w:tcPr>
          <w:p w14:paraId="0F496F8F" w14:textId="7464447F" w:rsidR="002E774A" w:rsidRDefault="002E774A" w:rsidP="00D54932">
            <w:pPr>
              <w:cnfStyle w:val="000000000000" w:firstRow="0" w:lastRow="0" w:firstColumn="0" w:lastColumn="0" w:oddVBand="0" w:evenVBand="0" w:oddHBand="0" w:evenHBand="0" w:firstRowFirstColumn="0" w:firstRowLastColumn="0" w:lastRowFirstColumn="0" w:lastRowLastColumn="0"/>
            </w:pPr>
            <w:r>
              <w:t>None</w:t>
            </w:r>
          </w:p>
        </w:tc>
        <w:tc>
          <w:tcPr>
            <w:tcW w:w="1870" w:type="dxa"/>
          </w:tcPr>
          <w:p w14:paraId="0F498AAF" w14:textId="5BB7A8E7" w:rsidR="002E774A" w:rsidRDefault="002E774A" w:rsidP="00D54932">
            <w:pPr>
              <w:cnfStyle w:val="000000000000" w:firstRow="0" w:lastRow="0" w:firstColumn="0" w:lastColumn="0" w:oddVBand="0" w:evenVBand="0" w:oddHBand="0" w:evenHBand="0" w:firstRowFirstColumn="0" w:firstRowLastColumn="0" w:lastRowFirstColumn="0" w:lastRowLastColumn="0"/>
            </w:pPr>
            <w:r>
              <w:t>2+</w:t>
            </w:r>
          </w:p>
        </w:tc>
        <w:tc>
          <w:tcPr>
            <w:tcW w:w="1870" w:type="dxa"/>
          </w:tcPr>
          <w:p w14:paraId="135A04DD" w14:textId="419731AC" w:rsidR="002E774A" w:rsidRDefault="002E774A" w:rsidP="00D54932">
            <w:pPr>
              <w:cnfStyle w:val="000000000000" w:firstRow="0" w:lastRow="0" w:firstColumn="0" w:lastColumn="0" w:oddVBand="0" w:evenVBand="0" w:oddHBand="0" w:evenHBand="0" w:firstRowFirstColumn="0" w:firstRowLastColumn="0" w:lastRowFirstColumn="0" w:lastRowLastColumn="0"/>
            </w:pPr>
            <w:r>
              <w:t xml:space="preserve">Starts at beginning of listed day and ends at end of day </w:t>
            </w:r>
            <w:r w:rsidR="00976792">
              <w:t>1</w:t>
            </w:r>
            <w:r>
              <w:t>+ days later</w:t>
            </w:r>
          </w:p>
        </w:tc>
      </w:tr>
      <w:tr w:rsidR="002E774A" w14:paraId="7D3E459B" w14:textId="77777777" w:rsidTr="00425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C384A94" w14:textId="77A118A9" w:rsidR="002E774A" w:rsidRDefault="00C606B4" w:rsidP="00D54932">
            <w:r>
              <w:t>S</w:t>
            </w:r>
            <w:r w:rsidR="00976792">
              <w:t>pecific</w:t>
            </w:r>
          </w:p>
        </w:tc>
        <w:tc>
          <w:tcPr>
            <w:tcW w:w="1870" w:type="dxa"/>
          </w:tcPr>
          <w:p w14:paraId="46921224" w14:textId="4725DC1B" w:rsidR="002E774A" w:rsidRDefault="00976792" w:rsidP="00D54932">
            <w:pPr>
              <w:cnfStyle w:val="000000100000" w:firstRow="0" w:lastRow="0" w:firstColumn="0" w:lastColumn="0" w:oddVBand="0" w:evenVBand="0" w:oddHBand="1" w:evenHBand="0" w:firstRowFirstColumn="0" w:firstRowLastColumn="0" w:lastRowFirstColumn="0" w:lastRowLastColumn="0"/>
            </w:pPr>
            <w:r>
              <w:t>None</w:t>
            </w:r>
          </w:p>
        </w:tc>
        <w:tc>
          <w:tcPr>
            <w:tcW w:w="1870" w:type="dxa"/>
          </w:tcPr>
          <w:p w14:paraId="6CCECB03" w14:textId="1B296EC2" w:rsidR="002E774A" w:rsidRDefault="00976792" w:rsidP="00D54932">
            <w:pPr>
              <w:cnfStyle w:val="000000100000" w:firstRow="0" w:lastRow="0" w:firstColumn="0" w:lastColumn="0" w:oddVBand="0" w:evenVBand="0" w:oddHBand="1" w:evenHBand="0" w:firstRowFirstColumn="0" w:firstRowLastColumn="0" w:lastRowFirstColumn="0" w:lastRowLastColumn="0"/>
            </w:pPr>
            <w:r>
              <w:t>None</w:t>
            </w:r>
          </w:p>
        </w:tc>
        <w:tc>
          <w:tcPr>
            <w:tcW w:w="1870" w:type="dxa"/>
          </w:tcPr>
          <w:p w14:paraId="544F2D6C" w14:textId="1938ECE6" w:rsidR="002E774A" w:rsidRDefault="00300DC1" w:rsidP="00D54932">
            <w:pPr>
              <w:cnfStyle w:val="000000100000" w:firstRow="0" w:lastRow="0" w:firstColumn="0" w:lastColumn="0" w:oddVBand="0" w:evenVBand="0" w:oddHBand="1" w:evenHBand="0" w:firstRowFirstColumn="0" w:firstRowLastColumn="0" w:lastRowFirstColumn="0" w:lastRowLastColumn="0"/>
            </w:pPr>
            <w:r>
              <w:t>1..</w:t>
            </w:r>
            <w:r w:rsidR="00976792">
              <w:t>*</w:t>
            </w:r>
          </w:p>
        </w:tc>
        <w:tc>
          <w:tcPr>
            <w:tcW w:w="1870" w:type="dxa"/>
          </w:tcPr>
          <w:p w14:paraId="7C8E6178" w14:textId="66641175" w:rsidR="002E774A" w:rsidRDefault="00976792" w:rsidP="00D54932">
            <w:pPr>
              <w:cnfStyle w:val="000000100000" w:firstRow="0" w:lastRow="0" w:firstColumn="0" w:lastColumn="0" w:oddVBand="0" w:evenVBand="0" w:oddHBand="1" w:evenHBand="0" w:firstRowFirstColumn="0" w:firstRowLastColumn="0" w:lastRowFirstColumn="0" w:lastRowLastColumn="0"/>
            </w:pPr>
            <w:r>
              <w:t xml:space="preserve">Starts at specific time in day listed and ends at end of day as per </w:t>
            </w:r>
            <w:proofErr w:type="spellStart"/>
            <w:r>
              <w:t>daySpan</w:t>
            </w:r>
            <w:proofErr w:type="spellEnd"/>
          </w:p>
        </w:tc>
      </w:tr>
      <w:tr w:rsidR="00976792" w14:paraId="604CF18B" w14:textId="77777777" w:rsidTr="004259D8">
        <w:tc>
          <w:tcPr>
            <w:cnfStyle w:val="001000000000" w:firstRow="0" w:lastRow="0" w:firstColumn="1" w:lastColumn="0" w:oddVBand="0" w:evenVBand="0" w:oddHBand="0" w:evenHBand="0" w:firstRowFirstColumn="0" w:firstRowLastColumn="0" w:lastRowFirstColumn="0" w:lastRowLastColumn="0"/>
            <w:tcW w:w="1870" w:type="dxa"/>
          </w:tcPr>
          <w:p w14:paraId="6740ED25" w14:textId="0B758A17" w:rsidR="00976792" w:rsidRDefault="00976792" w:rsidP="00D54932">
            <w:r>
              <w:t>None</w:t>
            </w:r>
          </w:p>
        </w:tc>
        <w:tc>
          <w:tcPr>
            <w:tcW w:w="1870" w:type="dxa"/>
          </w:tcPr>
          <w:p w14:paraId="40D687F2" w14:textId="7292E661" w:rsidR="00976792" w:rsidRDefault="00976792" w:rsidP="00D54932">
            <w:pPr>
              <w:cnfStyle w:val="000000000000" w:firstRow="0" w:lastRow="0" w:firstColumn="0" w:lastColumn="0" w:oddVBand="0" w:evenVBand="0" w:oddHBand="0" w:evenHBand="0" w:firstRowFirstColumn="0" w:firstRowLastColumn="0" w:lastRowFirstColumn="0" w:lastRowLastColumn="0"/>
            </w:pPr>
            <w:r>
              <w:t>Any specific</w:t>
            </w:r>
          </w:p>
        </w:tc>
        <w:tc>
          <w:tcPr>
            <w:tcW w:w="1870" w:type="dxa"/>
          </w:tcPr>
          <w:p w14:paraId="012A3126" w14:textId="21A51015" w:rsidR="00976792" w:rsidRDefault="00976792" w:rsidP="00D54932">
            <w:pPr>
              <w:cnfStyle w:val="000000000000" w:firstRow="0" w:lastRow="0" w:firstColumn="0" w:lastColumn="0" w:oddVBand="0" w:evenVBand="0" w:oddHBand="0" w:evenHBand="0" w:firstRowFirstColumn="0" w:firstRowLastColumn="0" w:lastRowFirstColumn="0" w:lastRowLastColumn="0"/>
            </w:pPr>
            <w:r>
              <w:t>None</w:t>
            </w:r>
          </w:p>
        </w:tc>
        <w:tc>
          <w:tcPr>
            <w:tcW w:w="1870" w:type="dxa"/>
          </w:tcPr>
          <w:p w14:paraId="4AAC374D" w14:textId="02B8F736" w:rsidR="00976792" w:rsidRDefault="00300DC1" w:rsidP="00D54932">
            <w:pPr>
              <w:cnfStyle w:val="000000000000" w:firstRow="0" w:lastRow="0" w:firstColumn="0" w:lastColumn="0" w:oddVBand="0" w:evenVBand="0" w:oddHBand="0" w:evenHBand="0" w:firstRowFirstColumn="0" w:firstRowLastColumn="0" w:lastRowFirstColumn="0" w:lastRowLastColumn="0"/>
            </w:pPr>
            <w:r>
              <w:t>1..</w:t>
            </w:r>
            <w:r w:rsidR="00976792">
              <w:t>*</w:t>
            </w:r>
          </w:p>
        </w:tc>
        <w:tc>
          <w:tcPr>
            <w:tcW w:w="1870" w:type="dxa"/>
          </w:tcPr>
          <w:p w14:paraId="4BD25D2A" w14:textId="11D605DB" w:rsidR="00976792" w:rsidRDefault="00976792" w:rsidP="00D54932">
            <w:pPr>
              <w:cnfStyle w:val="000000000000" w:firstRow="0" w:lastRow="0" w:firstColumn="0" w:lastColumn="0" w:oddVBand="0" w:evenVBand="0" w:oddHBand="0" w:evenHBand="0" w:firstRowFirstColumn="0" w:firstRowLastColumn="0" w:lastRowFirstColumn="0" w:lastRowLastColumn="0"/>
            </w:pPr>
            <w:r>
              <w:t xml:space="preserve">Starts at start of day listed and ends at specific time as per </w:t>
            </w:r>
            <w:proofErr w:type="spellStart"/>
            <w:r>
              <w:t>daySpan</w:t>
            </w:r>
            <w:proofErr w:type="spellEnd"/>
            <w:r>
              <w:t>.</w:t>
            </w:r>
          </w:p>
        </w:tc>
      </w:tr>
      <w:tr w:rsidR="00D54932" w14:paraId="19422890" w14:textId="77777777" w:rsidTr="00425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C4B0E69" w14:textId="172D79B0" w:rsidR="00D54932" w:rsidRDefault="00D54932" w:rsidP="00D54932">
            <w:r>
              <w:t>Before end</w:t>
            </w:r>
          </w:p>
        </w:tc>
        <w:tc>
          <w:tcPr>
            <w:tcW w:w="1870" w:type="dxa"/>
          </w:tcPr>
          <w:p w14:paraId="6674D258" w14:textId="6E3BF9C0" w:rsidR="00D54932" w:rsidRDefault="00D54932" w:rsidP="00D54932">
            <w:pPr>
              <w:cnfStyle w:val="000000100000" w:firstRow="0" w:lastRow="0" w:firstColumn="0" w:lastColumn="0" w:oddVBand="0" w:evenVBand="0" w:oddHBand="1" w:evenHBand="0" w:firstRowFirstColumn="0" w:firstRowLastColumn="0" w:lastRowFirstColumn="0" w:lastRowLastColumn="0"/>
            </w:pPr>
            <w:r>
              <w:t>After start</w:t>
            </w:r>
          </w:p>
        </w:tc>
        <w:tc>
          <w:tcPr>
            <w:tcW w:w="1870" w:type="dxa"/>
          </w:tcPr>
          <w:p w14:paraId="2AB67215" w14:textId="3237F02D" w:rsidR="00D54932" w:rsidRDefault="00D54932" w:rsidP="00D54932">
            <w:pPr>
              <w:cnfStyle w:val="000000100000" w:firstRow="0" w:lastRow="0" w:firstColumn="0" w:lastColumn="0" w:oddVBand="0" w:evenVBand="0" w:oddHBand="1" w:evenHBand="0" w:firstRowFirstColumn="0" w:firstRowLastColumn="0" w:lastRowFirstColumn="0" w:lastRowLastColumn="0"/>
            </w:pPr>
            <w:r>
              <w:t>None</w:t>
            </w:r>
          </w:p>
        </w:tc>
        <w:tc>
          <w:tcPr>
            <w:tcW w:w="1870" w:type="dxa"/>
          </w:tcPr>
          <w:p w14:paraId="344349A0" w14:textId="2705C9B0" w:rsidR="00D54932" w:rsidRDefault="00D54932" w:rsidP="00D54932">
            <w:pPr>
              <w:cnfStyle w:val="000000100000" w:firstRow="0" w:lastRow="0" w:firstColumn="0" w:lastColumn="0" w:oddVBand="0" w:evenVBand="0" w:oddHBand="1" w:evenHBand="0" w:firstRowFirstColumn="0" w:firstRowLastColumn="0" w:lastRowFirstColumn="0" w:lastRowLastColumn="0"/>
            </w:pPr>
            <w:r>
              <w:t>1</w:t>
            </w:r>
          </w:p>
        </w:tc>
        <w:tc>
          <w:tcPr>
            <w:tcW w:w="1870" w:type="dxa"/>
          </w:tcPr>
          <w:p w14:paraId="146C493B" w14:textId="3F64EDBB" w:rsidR="00D54932" w:rsidRDefault="00D54932" w:rsidP="00D54932">
            <w:pPr>
              <w:cnfStyle w:val="000000100000" w:firstRow="0" w:lastRow="0" w:firstColumn="0" w:lastColumn="0" w:oddVBand="0" w:evenVBand="0" w:oddHBand="1" w:evenHBand="0" w:firstRowFirstColumn="0" w:firstRowLastColumn="0" w:lastRowFirstColumn="0" w:lastRowLastColumn="0"/>
            </w:pPr>
            <w:r>
              <w:t>Simple duration within each day of week listed</w:t>
            </w:r>
          </w:p>
        </w:tc>
      </w:tr>
      <w:tr w:rsidR="00D54932" w14:paraId="6DEBD8D0" w14:textId="77777777" w:rsidTr="004259D8">
        <w:tc>
          <w:tcPr>
            <w:cnfStyle w:val="001000000000" w:firstRow="0" w:lastRow="0" w:firstColumn="1" w:lastColumn="0" w:oddVBand="0" w:evenVBand="0" w:oddHBand="0" w:evenHBand="0" w:firstRowFirstColumn="0" w:firstRowLastColumn="0" w:lastRowFirstColumn="0" w:lastRowLastColumn="0"/>
            <w:tcW w:w="1870" w:type="dxa"/>
          </w:tcPr>
          <w:p w14:paraId="1A1AE4C5" w14:textId="4EB7F70F" w:rsidR="00D54932" w:rsidRDefault="00D54932" w:rsidP="00D54932">
            <w:r>
              <w:lastRenderedPageBreak/>
              <w:t>After end</w:t>
            </w:r>
          </w:p>
        </w:tc>
        <w:tc>
          <w:tcPr>
            <w:tcW w:w="1870" w:type="dxa"/>
          </w:tcPr>
          <w:p w14:paraId="14C725D9" w14:textId="363C69B0" w:rsidR="00D54932" w:rsidRDefault="00D54932" w:rsidP="00D54932">
            <w:pPr>
              <w:cnfStyle w:val="000000000000" w:firstRow="0" w:lastRow="0" w:firstColumn="0" w:lastColumn="0" w:oddVBand="0" w:evenVBand="0" w:oddHBand="0" w:evenHBand="0" w:firstRowFirstColumn="0" w:firstRowLastColumn="0" w:lastRowFirstColumn="0" w:lastRowLastColumn="0"/>
            </w:pPr>
            <w:r>
              <w:t>Before start</w:t>
            </w:r>
          </w:p>
        </w:tc>
        <w:tc>
          <w:tcPr>
            <w:tcW w:w="1870" w:type="dxa"/>
          </w:tcPr>
          <w:p w14:paraId="3703A5DD" w14:textId="4158F245" w:rsidR="00D54932" w:rsidRDefault="00D54932" w:rsidP="00D54932">
            <w:pPr>
              <w:cnfStyle w:val="000000000000" w:firstRow="0" w:lastRow="0" w:firstColumn="0" w:lastColumn="0" w:oddVBand="0" w:evenVBand="0" w:oddHBand="0" w:evenHBand="0" w:firstRowFirstColumn="0" w:firstRowLastColumn="0" w:lastRowFirstColumn="0" w:lastRowLastColumn="0"/>
            </w:pPr>
            <w:r>
              <w:t>None</w:t>
            </w:r>
          </w:p>
        </w:tc>
        <w:tc>
          <w:tcPr>
            <w:tcW w:w="1870" w:type="dxa"/>
          </w:tcPr>
          <w:p w14:paraId="21FED352" w14:textId="0C53082D" w:rsidR="00D54932" w:rsidRDefault="00D54932" w:rsidP="00D54932">
            <w:pPr>
              <w:cnfStyle w:val="000000000000" w:firstRow="0" w:lastRow="0" w:firstColumn="0" w:lastColumn="0" w:oddVBand="0" w:evenVBand="0" w:oddHBand="0" w:evenHBand="0" w:firstRowFirstColumn="0" w:firstRowLastColumn="0" w:lastRowFirstColumn="0" w:lastRowLastColumn="0"/>
            </w:pPr>
            <w:r>
              <w:t>1</w:t>
            </w:r>
          </w:p>
        </w:tc>
        <w:tc>
          <w:tcPr>
            <w:tcW w:w="1870" w:type="dxa"/>
          </w:tcPr>
          <w:p w14:paraId="47FDC7EE" w14:textId="0A433A8A" w:rsidR="00D54932" w:rsidRDefault="00D54932" w:rsidP="00D54932">
            <w:pPr>
              <w:cnfStyle w:val="000000000000" w:firstRow="0" w:lastRow="0" w:firstColumn="0" w:lastColumn="0" w:oddVBand="0" w:evenVBand="0" w:oddHBand="0" w:evenHBand="0" w:firstRowFirstColumn="0" w:firstRowLastColumn="0" w:lastRowFirstColumn="0" w:lastRowLastColumn="0"/>
            </w:pPr>
            <w:r>
              <w:t>Starts at beginning of day of week ends at end time starts again at start time and ends at end of day</w:t>
            </w:r>
          </w:p>
        </w:tc>
      </w:tr>
      <w:tr w:rsidR="00D54932" w14:paraId="253601C1" w14:textId="77777777" w:rsidTr="00425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BE99E39" w14:textId="3DA07919" w:rsidR="00D54932" w:rsidRDefault="00C606B4" w:rsidP="00D54932">
            <w:r>
              <w:t>Specific</w:t>
            </w:r>
          </w:p>
        </w:tc>
        <w:tc>
          <w:tcPr>
            <w:tcW w:w="1870" w:type="dxa"/>
          </w:tcPr>
          <w:p w14:paraId="1C67B186" w14:textId="72D20F48" w:rsidR="00D54932" w:rsidRDefault="00C606B4" w:rsidP="00D54932">
            <w:pPr>
              <w:cnfStyle w:val="000000100000" w:firstRow="0" w:lastRow="0" w:firstColumn="0" w:lastColumn="0" w:oddVBand="0" w:evenVBand="0" w:oddHBand="1" w:evenHBand="0" w:firstRowFirstColumn="0" w:firstRowLastColumn="0" w:lastRowFirstColumn="0" w:lastRowLastColumn="0"/>
            </w:pPr>
            <w:r>
              <w:t>Specific</w:t>
            </w:r>
          </w:p>
        </w:tc>
        <w:tc>
          <w:tcPr>
            <w:tcW w:w="1870" w:type="dxa"/>
          </w:tcPr>
          <w:p w14:paraId="511219BA" w14:textId="549F1652" w:rsidR="00D54932" w:rsidRDefault="00D54932" w:rsidP="00D54932">
            <w:pPr>
              <w:cnfStyle w:val="000000100000" w:firstRow="0" w:lastRow="0" w:firstColumn="0" w:lastColumn="0" w:oddVBand="0" w:evenVBand="0" w:oddHBand="1" w:evenHBand="0" w:firstRowFirstColumn="0" w:firstRowLastColumn="0" w:lastRowFirstColumn="0" w:lastRowLastColumn="0"/>
            </w:pPr>
            <w:r>
              <w:t>None</w:t>
            </w:r>
          </w:p>
        </w:tc>
        <w:tc>
          <w:tcPr>
            <w:tcW w:w="1870" w:type="dxa"/>
          </w:tcPr>
          <w:p w14:paraId="3E71C951" w14:textId="41850587" w:rsidR="00D54932" w:rsidRDefault="00D54932" w:rsidP="00D54932">
            <w:pPr>
              <w:cnfStyle w:val="000000100000" w:firstRow="0" w:lastRow="0" w:firstColumn="0" w:lastColumn="0" w:oddVBand="0" w:evenVBand="0" w:oddHBand="1" w:evenHBand="0" w:firstRowFirstColumn="0" w:firstRowLastColumn="0" w:lastRowFirstColumn="0" w:lastRowLastColumn="0"/>
            </w:pPr>
            <w:r>
              <w:t>2</w:t>
            </w:r>
            <w:r w:rsidR="00801221">
              <w:t>+</w:t>
            </w:r>
          </w:p>
        </w:tc>
        <w:tc>
          <w:tcPr>
            <w:tcW w:w="1870" w:type="dxa"/>
          </w:tcPr>
          <w:p w14:paraId="2E44EC9D" w14:textId="2C5D799B" w:rsidR="00D54932" w:rsidRDefault="00D54932" w:rsidP="00D54932">
            <w:pPr>
              <w:cnfStyle w:val="000000100000" w:firstRow="0" w:lastRow="0" w:firstColumn="0" w:lastColumn="0" w:oddVBand="0" w:evenVBand="0" w:oddHBand="1" w:evenHBand="0" w:firstRowFirstColumn="0" w:firstRowLastColumn="0" w:lastRowFirstColumn="0" w:lastRowLastColumn="0"/>
            </w:pPr>
            <w:r>
              <w:t xml:space="preserve">Starts </w:t>
            </w:r>
            <w:r w:rsidR="00801221">
              <w:t xml:space="preserve">at start time </w:t>
            </w:r>
            <w:r>
              <w:t xml:space="preserve">in day of week listed ends </w:t>
            </w:r>
            <w:r w:rsidR="00801221">
              <w:t xml:space="preserve">2+ </w:t>
            </w:r>
            <w:r>
              <w:t>days layer</w:t>
            </w:r>
            <w:r w:rsidR="00801221">
              <w:t xml:space="preserve"> at end time.</w:t>
            </w:r>
          </w:p>
        </w:tc>
      </w:tr>
      <w:tr w:rsidR="00D54932" w14:paraId="1729D5F0" w14:textId="77777777" w:rsidTr="004259D8">
        <w:tc>
          <w:tcPr>
            <w:cnfStyle w:val="001000000000" w:firstRow="0" w:lastRow="0" w:firstColumn="1" w:lastColumn="0" w:oddVBand="0" w:evenVBand="0" w:oddHBand="0" w:evenHBand="0" w:firstRowFirstColumn="0" w:firstRowLastColumn="0" w:lastRowFirstColumn="0" w:lastRowLastColumn="0"/>
            <w:tcW w:w="1870" w:type="dxa"/>
          </w:tcPr>
          <w:p w14:paraId="23EDFDDD" w14:textId="2C0318C3" w:rsidR="00D54932" w:rsidRDefault="00C606B4" w:rsidP="00D54932">
            <w:r>
              <w:t>Specific</w:t>
            </w:r>
          </w:p>
        </w:tc>
        <w:tc>
          <w:tcPr>
            <w:tcW w:w="1870" w:type="dxa"/>
          </w:tcPr>
          <w:p w14:paraId="7C30DC53" w14:textId="301A6CCA" w:rsidR="00D54932" w:rsidRDefault="00812811" w:rsidP="00D54932">
            <w:pPr>
              <w:cnfStyle w:val="000000000000" w:firstRow="0" w:lastRow="0" w:firstColumn="0" w:lastColumn="0" w:oddVBand="0" w:evenVBand="0" w:oddHBand="0" w:evenHBand="0" w:firstRowFirstColumn="0" w:firstRowLastColumn="0" w:lastRowFirstColumn="0" w:lastRowLastColumn="0"/>
            </w:pPr>
            <w:r>
              <w:t>Don't care</w:t>
            </w:r>
          </w:p>
        </w:tc>
        <w:tc>
          <w:tcPr>
            <w:tcW w:w="1870" w:type="dxa"/>
          </w:tcPr>
          <w:p w14:paraId="79816292" w14:textId="4D8BC985" w:rsidR="00D54932" w:rsidRDefault="00C606B4" w:rsidP="00D54932">
            <w:pPr>
              <w:cnfStyle w:val="000000000000" w:firstRow="0" w:lastRow="0" w:firstColumn="0" w:lastColumn="0" w:oddVBand="0" w:evenVBand="0" w:oddHBand="0" w:evenHBand="0" w:firstRowFirstColumn="0" w:firstRowLastColumn="0" w:lastRowFirstColumn="0" w:lastRowLastColumn="0"/>
            </w:pPr>
            <w:r>
              <w:t>Specific</w:t>
            </w:r>
          </w:p>
        </w:tc>
        <w:tc>
          <w:tcPr>
            <w:tcW w:w="1870" w:type="dxa"/>
          </w:tcPr>
          <w:p w14:paraId="73AF7625" w14:textId="75C72FBC" w:rsidR="00D54932" w:rsidRDefault="00C606B4" w:rsidP="00D54932">
            <w:pPr>
              <w:cnfStyle w:val="000000000000" w:firstRow="0" w:lastRow="0" w:firstColumn="0" w:lastColumn="0" w:oddVBand="0" w:evenVBand="0" w:oddHBand="0" w:evenHBand="0" w:firstRowFirstColumn="0" w:firstRowLastColumn="0" w:lastRowFirstColumn="0" w:lastRowLastColumn="0"/>
            </w:pPr>
            <w:r>
              <w:t>Don't care</w:t>
            </w:r>
          </w:p>
        </w:tc>
        <w:tc>
          <w:tcPr>
            <w:tcW w:w="1870" w:type="dxa"/>
          </w:tcPr>
          <w:p w14:paraId="2D545411" w14:textId="5A6ECA88" w:rsidR="00D54932" w:rsidRDefault="00812811" w:rsidP="00D54932">
            <w:pPr>
              <w:cnfStyle w:val="000000000000" w:firstRow="0" w:lastRow="0" w:firstColumn="0" w:lastColumn="0" w:oddVBand="0" w:evenVBand="0" w:oddHBand="0" w:evenHBand="0" w:firstRowFirstColumn="0" w:firstRowLastColumn="0" w:lastRowFirstColumn="0" w:lastRowLastColumn="0"/>
            </w:pPr>
            <w:r>
              <w:t>Starts at start time in day of week listed and stops after duration.</w:t>
            </w:r>
          </w:p>
        </w:tc>
      </w:tr>
      <w:tr w:rsidR="00D54932" w14:paraId="6768F93D" w14:textId="77777777" w:rsidTr="00425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B010FC9" w14:textId="542683A2" w:rsidR="00D54932" w:rsidRDefault="00C606B4" w:rsidP="00D54932">
            <w:r>
              <w:t>None</w:t>
            </w:r>
          </w:p>
        </w:tc>
        <w:tc>
          <w:tcPr>
            <w:tcW w:w="1870" w:type="dxa"/>
          </w:tcPr>
          <w:p w14:paraId="32C76351" w14:textId="73505446" w:rsidR="00D54932" w:rsidRDefault="00C606B4" w:rsidP="00D54932">
            <w:pPr>
              <w:cnfStyle w:val="000000100000" w:firstRow="0" w:lastRow="0" w:firstColumn="0" w:lastColumn="0" w:oddVBand="0" w:evenVBand="0" w:oddHBand="1" w:evenHBand="0" w:firstRowFirstColumn="0" w:firstRowLastColumn="0" w:lastRowFirstColumn="0" w:lastRowLastColumn="0"/>
            </w:pPr>
            <w:r>
              <w:t xml:space="preserve">Specific </w:t>
            </w:r>
          </w:p>
        </w:tc>
        <w:tc>
          <w:tcPr>
            <w:tcW w:w="1870" w:type="dxa"/>
          </w:tcPr>
          <w:p w14:paraId="2639F757" w14:textId="16EA7C81" w:rsidR="00D54932" w:rsidRDefault="00C606B4" w:rsidP="00D54932">
            <w:pPr>
              <w:cnfStyle w:val="000000100000" w:firstRow="0" w:lastRow="0" w:firstColumn="0" w:lastColumn="0" w:oddVBand="0" w:evenVBand="0" w:oddHBand="1" w:evenHBand="0" w:firstRowFirstColumn="0" w:firstRowLastColumn="0" w:lastRowFirstColumn="0" w:lastRowLastColumn="0"/>
            </w:pPr>
            <w:r>
              <w:t>Specific</w:t>
            </w:r>
          </w:p>
        </w:tc>
        <w:tc>
          <w:tcPr>
            <w:tcW w:w="1870" w:type="dxa"/>
          </w:tcPr>
          <w:p w14:paraId="18D28113" w14:textId="2D5CD842" w:rsidR="00D54932" w:rsidRDefault="00C606B4" w:rsidP="00D54932">
            <w:pPr>
              <w:cnfStyle w:val="000000100000" w:firstRow="0" w:lastRow="0" w:firstColumn="0" w:lastColumn="0" w:oddVBand="0" w:evenVBand="0" w:oddHBand="1" w:evenHBand="0" w:firstRowFirstColumn="0" w:firstRowLastColumn="0" w:lastRowFirstColumn="0" w:lastRowLastColumn="0"/>
            </w:pPr>
            <w:r>
              <w:t>Don't care</w:t>
            </w:r>
          </w:p>
        </w:tc>
        <w:tc>
          <w:tcPr>
            <w:tcW w:w="1870" w:type="dxa"/>
          </w:tcPr>
          <w:p w14:paraId="5EAE7FC8" w14:textId="6CBE3AF4" w:rsidR="00D54932" w:rsidRDefault="00812811" w:rsidP="00D54932">
            <w:pPr>
              <w:cnfStyle w:val="000000100000" w:firstRow="0" w:lastRow="0" w:firstColumn="0" w:lastColumn="0" w:oddVBand="0" w:evenVBand="0" w:oddHBand="1" w:evenHBand="0" w:firstRowFirstColumn="0" w:firstRowLastColumn="0" w:lastRowFirstColumn="0" w:lastRowLastColumn="0"/>
            </w:pPr>
            <w:r>
              <w:t xml:space="preserve">Starts duration before </w:t>
            </w:r>
            <w:r w:rsidR="00300DC1">
              <w:t>end time in day listed and stops at end time in day listed.</w:t>
            </w:r>
          </w:p>
        </w:tc>
      </w:tr>
      <w:tr w:rsidR="00D54932" w14:paraId="5592B95F" w14:textId="77777777" w:rsidTr="004259D8">
        <w:tc>
          <w:tcPr>
            <w:cnfStyle w:val="001000000000" w:firstRow="0" w:lastRow="0" w:firstColumn="1" w:lastColumn="0" w:oddVBand="0" w:evenVBand="0" w:oddHBand="0" w:evenHBand="0" w:firstRowFirstColumn="0" w:firstRowLastColumn="0" w:lastRowFirstColumn="0" w:lastRowLastColumn="0"/>
            <w:tcW w:w="1870" w:type="dxa"/>
          </w:tcPr>
          <w:p w14:paraId="412E9458" w14:textId="594BA9CE" w:rsidR="00D54932" w:rsidRDefault="00C606B4" w:rsidP="00D54932">
            <w:r>
              <w:t>None</w:t>
            </w:r>
          </w:p>
        </w:tc>
        <w:tc>
          <w:tcPr>
            <w:tcW w:w="1870" w:type="dxa"/>
          </w:tcPr>
          <w:p w14:paraId="32FDBF1F" w14:textId="2392CC4B" w:rsidR="00D54932" w:rsidRDefault="00C606B4" w:rsidP="00D54932">
            <w:pPr>
              <w:cnfStyle w:val="000000000000" w:firstRow="0" w:lastRow="0" w:firstColumn="0" w:lastColumn="0" w:oddVBand="0" w:evenVBand="0" w:oddHBand="0" w:evenHBand="0" w:firstRowFirstColumn="0" w:firstRowLastColumn="0" w:lastRowFirstColumn="0" w:lastRowLastColumn="0"/>
            </w:pPr>
            <w:r>
              <w:t>None</w:t>
            </w:r>
          </w:p>
        </w:tc>
        <w:tc>
          <w:tcPr>
            <w:tcW w:w="1870" w:type="dxa"/>
          </w:tcPr>
          <w:p w14:paraId="4B99E938" w14:textId="1AE49836" w:rsidR="00D54932" w:rsidRDefault="00C606B4" w:rsidP="00D54932">
            <w:pPr>
              <w:cnfStyle w:val="000000000000" w:firstRow="0" w:lastRow="0" w:firstColumn="0" w:lastColumn="0" w:oddVBand="0" w:evenVBand="0" w:oddHBand="0" w:evenHBand="0" w:firstRowFirstColumn="0" w:firstRowLastColumn="0" w:lastRowFirstColumn="0" w:lastRowLastColumn="0"/>
            </w:pPr>
            <w:r>
              <w:t>Specific</w:t>
            </w:r>
          </w:p>
        </w:tc>
        <w:tc>
          <w:tcPr>
            <w:tcW w:w="1870" w:type="dxa"/>
          </w:tcPr>
          <w:p w14:paraId="6A94E4D4" w14:textId="3C4364C1" w:rsidR="00D54932" w:rsidRDefault="00C606B4" w:rsidP="00D54932">
            <w:pPr>
              <w:cnfStyle w:val="000000000000" w:firstRow="0" w:lastRow="0" w:firstColumn="0" w:lastColumn="0" w:oddVBand="0" w:evenVBand="0" w:oddHBand="0" w:evenHBand="0" w:firstRowFirstColumn="0" w:firstRowLastColumn="0" w:lastRowFirstColumn="0" w:lastRowLastColumn="0"/>
            </w:pPr>
            <w:r>
              <w:t>Don't care</w:t>
            </w:r>
          </w:p>
        </w:tc>
        <w:tc>
          <w:tcPr>
            <w:tcW w:w="1870" w:type="dxa"/>
          </w:tcPr>
          <w:p w14:paraId="6D1B90E6" w14:textId="56337466" w:rsidR="00D54932" w:rsidRDefault="00300DC1" w:rsidP="00D54932">
            <w:pPr>
              <w:cnfStyle w:val="000000000000" w:firstRow="0" w:lastRow="0" w:firstColumn="0" w:lastColumn="0" w:oddVBand="0" w:evenVBand="0" w:oddHBand="0" w:evenHBand="0" w:firstRowFirstColumn="0" w:firstRowLastColumn="0" w:lastRowFirstColumn="0" w:lastRowLastColumn="0"/>
            </w:pPr>
            <w:r>
              <w:t>Starts at start of day listed and ends after duration</w:t>
            </w:r>
          </w:p>
        </w:tc>
      </w:tr>
    </w:tbl>
    <w:p w14:paraId="257C8071" w14:textId="726324C2" w:rsidR="00D54932" w:rsidRDefault="00D54932" w:rsidP="00EE15E5"/>
    <w:p w14:paraId="172E8B19" w14:textId="77777777" w:rsidR="004259D8" w:rsidRDefault="004259D8">
      <w:pPr>
        <w:spacing w:after="0"/>
        <w:rPr>
          <w:rFonts w:asciiTheme="majorHAnsi" w:eastAsiaTheme="majorEastAsia" w:hAnsiTheme="majorHAnsi" w:cstheme="majorBidi"/>
          <w:b/>
          <w:bCs/>
          <w:sz w:val="32"/>
          <w:szCs w:val="32"/>
        </w:rPr>
      </w:pPr>
      <w:r>
        <w:br w:type="page"/>
      </w:r>
    </w:p>
    <w:p w14:paraId="183BE359" w14:textId="6DACBF29" w:rsidR="00E1425F" w:rsidRDefault="00E1425F" w:rsidP="00E1425F">
      <w:pPr>
        <w:pStyle w:val="Heading1"/>
      </w:pPr>
      <w:r>
        <w:lastRenderedPageBreak/>
        <w:t>Examples of Combination</w:t>
      </w:r>
    </w:p>
    <w:p w14:paraId="0D3B7193" w14:textId="2AABC953" w:rsidR="00E1425F" w:rsidRDefault="00CB362D" w:rsidP="00E1425F">
      <w:r>
        <w:t>The followings sections illustrate usage of the structure for an arbitrary set of definitions.</w:t>
      </w:r>
    </w:p>
    <w:p w14:paraId="7476122D" w14:textId="3EB55061" w:rsidR="005F13F9" w:rsidRDefault="005F13F9" w:rsidP="005F13F9">
      <w:pPr>
        <w:pStyle w:val="Heading2"/>
      </w:pPr>
      <w:r>
        <w:t>Union within a property</w:t>
      </w:r>
    </w:p>
    <w:p w14:paraId="46424443" w14:textId="77777777" w:rsidR="00887BC8" w:rsidRDefault="00887BC8" w:rsidP="005F13F9">
      <w:r>
        <w:t>Consider the following examples:</w:t>
      </w:r>
    </w:p>
    <w:p w14:paraId="4CD97F71" w14:textId="67BB09CA" w:rsidR="005F13F9" w:rsidRDefault="005F13F9" w:rsidP="00887BC8">
      <w:pPr>
        <w:pStyle w:val="ListParagraph"/>
        <w:numPr>
          <w:ilvl w:val="0"/>
          <w:numId w:val="15"/>
        </w:numPr>
      </w:pPr>
      <w:proofErr w:type="spellStart"/>
      <w:r>
        <w:t>dayOfWeekUnion</w:t>
      </w:r>
      <w:proofErr w:type="spellEnd"/>
      <w:r w:rsidR="00887BC8">
        <w:t xml:space="preserve"> (in </w:t>
      </w:r>
      <w:proofErr w:type="spellStart"/>
      <w:r w:rsidR="00887BC8">
        <w:t>DaysOfWeekInMonthInYearIntersectionTe</w:t>
      </w:r>
      <w:proofErr w:type="spellEnd"/>
      <w:r w:rsidR="00887BC8">
        <w:t>):</w:t>
      </w:r>
      <w:r>
        <w:t xml:space="preserve"> if the list has MONDAY and TUESDAY then this means for both Monday and Tuesday.</w:t>
      </w:r>
    </w:p>
    <w:p w14:paraId="0D7365B9" w14:textId="76E0844D" w:rsidR="00887BC8" w:rsidRDefault="00887BC8" w:rsidP="00887BC8">
      <w:pPr>
        <w:pStyle w:val="ListParagraph"/>
        <w:numPr>
          <w:ilvl w:val="0"/>
          <w:numId w:val="15"/>
        </w:numPr>
      </w:pPr>
      <w:proofErr w:type="spellStart"/>
      <w:r>
        <w:t>periodUnion</w:t>
      </w:r>
      <w:proofErr w:type="spellEnd"/>
      <w:r>
        <w:t xml:space="preserve"> (in </w:t>
      </w:r>
      <w:proofErr w:type="spellStart"/>
      <w:r>
        <w:t>BoundingPeriodIntersectionTe</w:t>
      </w:r>
      <w:proofErr w:type="spellEnd"/>
      <w:r>
        <w:t>): If there are two members of the list:</w:t>
      </w:r>
    </w:p>
    <w:p w14:paraId="49111E12" w14:textId="1612100A" w:rsidR="00887BC8" w:rsidRDefault="00887BC8" w:rsidP="00887BC8">
      <w:pPr>
        <w:pStyle w:val="ListParagraph"/>
        <w:numPr>
          <w:ilvl w:val="1"/>
          <w:numId w:val="15"/>
        </w:numPr>
      </w:pPr>
      <w:r>
        <w:t>Start: 1 Jan</w:t>
      </w:r>
      <w:r w:rsidR="00F85F95">
        <w:t>uary</w:t>
      </w:r>
      <w:r>
        <w:t xml:space="preserve"> 2023 00:00:00</w:t>
      </w:r>
      <w:r w:rsidR="00830254">
        <w:t xml:space="preserve"> (Sunday)</w:t>
      </w:r>
      <w:r>
        <w:t xml:space="preserve">  End: </w:t>
      </w:r>
      <w:r w:rsidR="00830254">
        <w:t>31 March 2023 23:59:59</w:t>
      </w:r>
      <w:r w:rsidR="00F85F95">
        <w:t xml:space="preserve"> (Friday)</w:t>
      </w:r>
    </w:p>
    <w:p w14:paraId="1DA034AE" w14:textId="418CCDE5" w:rsidR="00F85F95" w:rsidRDefault="00F85F95" w:rsidP="00887BC8">
      <w:pPr>
        <w:pStyle w:val="ListParagraph"/>
        <w:numPr>
          <w:ilvl w:val="1"/>
          <w:numId w:val="15"/>
        </w:numPr>
      </w:pPr>
      <w:r>
        <w:t>Start 1 June 2023 00:01:00 (Thursday) and End: 30 June 2023 22:59:59 (Friday)</w:t>
      </w:r>
    </w:p>
    <w:p w14:paraId="22517D03" w14:textId="6F3A956D" w:rsidR="00F85F95" w:rsidRDefault="00F85F95" w:rsidP="00F85F95">
      <w:pPr>
        <w:pStyle w:val="ListParagraph"/>
      </w:pPr>
      <w:r>
        <w:t>Then the expression is "active" for both periods, but clearly not between 1 April 2023 00:00:00 to 1 June 2023 00:00:59</w:t>
      </w:r>
    </w:p>
    <w:p w14:paraId="3583778D" w14:textId="582F25E0" w:rsidR="00F85F95" w:rsidRDefault="00327BA9" w:rsidP="00327BA9">
      <w:pPr>
        <w:pStyle w:val="Heading2"/>
      </w:pPr>
      <w:r>
        <w:t>Intersection between properties in augments</w:t>
      </w:r>
    </w:p>
    <w:p w14:paraId="23CCD89F" w14:textId="7745BC8C" w:rsidR="00327BA9" w:rsidRDefault="00327BA9" w:rsidP="00327BA9">
      <w:r>
        <w:t>Take the properties above.</w:t>
      </w:r>
      <w:r w:rsidR="00876823">
        <w:t xml:space="preserve"> If these were applied to a </w:t>
      </w:r>
      <w:proofErr w:type="spellStart"/>
      <w:r w:rsidR="00876823">
        <w:t>TeElement</w:t>
      </w:r>
      <w:proofErr w:type="spellEnd"/>
      <w:r w:rsidR="00876823">
        <w:t>, t</w:t>
      </w:r>
      <w:r>
        <w:t xml:space="preserve">he intersection results in every Monday and Tuesday between 1 January 2023 00:00:00 (Sunday)  End: 31 March 2023 23:59:59 as well as between 1 June 2023 00:01:00 (Thursday) 30 June and 2023 22:59:59 (Friday). </w:t>
      </w:r>
    </w:p>
    <w:p w14:paraId="65CDAEE2" w14:textId="67C4619A" w:rsidR="00327BA9" w:rsidRDefault="00327BA9" w:rsidP="00327BA9">
      <w:r>
        <w:t>So</w:t>
      </w:r>
      <w:r w:rsidR="00876823">
        <w:t xml:space="preserve">, </w:t>
      </w:r>
      <w:r>
        <w:t>this would include Monday 2 January, Tuesday 3 January, Monday 9 January etc. as well as Monday 5 June, Tuesday 6 June etc.</w:t>
      </w:r>
    </w:p>
    <w:p w14:paraId="3F7AE91B" w14:textId="76B5710A" w:rsidR="00327BA9" w:rsidRDefault="00327BA9" w:rsidP="00327BA9">
      <w:r>
        <w:t xml:space="preserve">Now consider </w:t>
      </w:r>
      <w:r w:rsidR="004C2BD6">
        <w:t xml:space="preserve">properties from </w:t>
      </w:r>
      <w:proofErr w:type="spellStart"/>
      <w:r w:rsidR="004C2BD6">
        <w:t>PhasedPeriodIntersectionTe</w:t>
      </w:r>
      <w:proofErr w:type="spellEnd"/>
      <w:r w:rsidR="004C2BD6">
        <w:t xml:space="preserve">. If </w:t>
      </w:r>
      <w:proofErr w:type="spellStart"/>
      <w:r w:rsidR="004C2BD6">
        <w:t>hourPhasing</w:t>
      </w:r>
      <w:proofErr w:type="spellEnd"/>
      <w:r w:rsidR="004C2BD6">
        <w:t xml:space="preserve"> is set to 2 and </w:t>
      </w:r>
      <w:proofErr w:type="spellStart"/>
      <w:r w:rsidR="004C2BD6">
        <w:t>periodDurationInMinutes</w:t>
      </w:r>
      <w:proofErr w:type="spellEnd"/>
      <w:r w:rsidR="004C2BD6">
        <w:t xml:space="preserve"> is set to 15, the intersection of these two means </w:t>
      </w:r>
      <w:r w:rsidR="00876823">
        <w:t xml:space="preserve">the first </w:t>
      </w:r>
      <w:r w:rsidR="004C2BD6">
        <w:t>15 minutes every other hour throughout each continuous period starting at the beginning of the period</w:t>
      </w:r>
      <w:r w:rsidR="00126C6F">
        <w:rPr>
          <w:rStyle w:val="FootnoteReference"/>
        </w:rPr>
        <w:footnoteReference w:id="1"/>
      </w:r>
      <w:r w:rsidR="00876823">
        <w:t>.</w:t>
      </w:r>
    </w:p>
    <w:p w14:paraId="18CC708E" w14:textId="1E2C2D4F" w:rsidR="00876823" w:rsidRDefault="00876823" w:rsidP="00327BA9">
      <w:r>
        <w:t xml:space="preserve">If this is also applied to the </w:t>
      </w:r>
      <w:proofErr w:type="spellStart"/>
      <w:r>
        <w:t>TeElement</w:t>
      </w:r>
      <w:proofErr w:type="spellEnd"/>
      <w:r>
        <w:t xml:space="preserve"> this would result in the </w:t>
      </w:r>
      <w:proofErr w:type="spellStart"/>
      <w:r>
        <w:t>TeElement</w:t>
      </w:r>
      <w:proofErr w:type="spellEnd"/>
      <w:r>
        <w:t xml:space="preserve"> being valid for </w:t>
      </w:r>
      <w:r w:rsidR="00504B2E">
        <w:t>Monday 1 January 00:00:00 to 00:14:59 (last moment of), then 02:00:00 to 02:14:59 through Monday and similarly through Tuesday as that is part of the continuous period. This would be the same for each following Monday/Tuesday pair.</w:t>
      </w:r>
    </w:p>
    <w:p w14:paraId="1FD2E473" w14:textId="71A94922" w:rsidR="00504B2E" w:rsidRDefault="00504B2E" w:rsidP="00327BA9">
      <w:r>
        <w:t>All other properties intersect in a similar way.</w:t>
      </w:r>
    </w:p>
    <w:p w14:paraId="06678EB9" w14:textId="373E2CE5" w:rsidR="00504B2E" w:rsidRDefault="00504B2E" w:rsidP="00504B2E">
      <w:pPr>
        <w:pStyle w:val="Heading2"/>
      </w:pPr>
      <w:r>
        <w:t xml:space="preserve">Union of </w:t>
      </w:r>
      <w:proofErr w:type="spellStart"/>
      <w:r>
        <w:t>TeElements</w:t>
      </w:r>
      <w:proofErr w:type="spellEnd"/>
      <w:r>
        <w:t xml:space="preserve"> </w:t>
      </w:r>
      <w:proofErr w:type="spellStart"/>
      <w:r>
        <w:t>ino</w:t>
      </w:r>
      <w:proofErr w:type="spellEnd"/>
      <w:r>
        <w:t xml:space="preserve"> a </w:t>
      </w:r>
      <w:proofErr w:type="spellStart"/>
      <w:r>
        <w:t>TemporalExpression</w:t>
      </w:r>
      <w:proofErr w:type="spellEnd"/>
    </w:p>
    <w:p w14:paraId="674D2647" w14:textId="741F9913" w:rsidR="00504B2E" w:rsidRDefault="00006A49" w:rsidP="00504B2E">
      <w:r>
        <w:t>Consider</w:t>
      </w:r>
      <w:r w:rsidR="00504B2E">
        <w:t xml:space="preserve"> two </w:t>
      </w:r>
      <w:proofErr w:type="spellStart"/>
      <w:r w:rsidR="00504B2E">
        <w:t>TeElements</w:t>
      </w:r>
      <w:proofErr w:type="spellEnd"/>
      <w:r w:rsidR="00504B2E">
        <w:t>, one as defined above and another that was built similarly but was for Tuesday and Wednesday from 1 January 2023 00:00:00 to 31 January 2023 2</w:t>
      </w:r>
      <w:r>
        <w:t xml:space="preserve">3:59:59 with a </w:t>
      </w:r>
      <w:proofErr w:type="spellStart"/>
      <w:r>
        <w:t>PhasedPeriodIntersectionTe</w:t>
      </w:r>
      <w:proofErr w:type="spellEnd"/>
      <w:r>
        <w:t xml:space="preserve"> of every hour for 30 minutes. If these two </w:t>
      </w:r>
      <w:proofErr w:type="spellStart"/>
      <w:r>
        <w:t>TeElements</w:t>
      </w:r>
      <w:proofErr w:type="spellEnd"/>
      <w:r>
        <w:t xml:space="preserve"> are applied to the same </w:t>
      </w:r>
      <w:proofErr w:type="spellStart"/>
      <w:r>
        <w:t>TemporalExpression</w:t>
      </w:r>
      <w:proofErr w:type="spellEnd"/>
      <w:r w:rsidR="00CF4BEB">
        <w:t xml:space="preserve">, </w:t>
      </w:r>
      <w:proofErr w:type="spellStart"/>
      <w:r w:rsidR="00CF4BEB">
        <w:t>TeA</w:t>
      </w:r>
      <w:proofErr w:type="spellEnd"/>
      <w:r w:rsidR="00CF4BEB">
        <w:t>,</w:t>
      </w:r>
      <w:r>
        <w:t xml:space="preserve"> via </w:t>
      </w:r>
      <w:proofErr w:type="spellStart"/>
      <w:r>
        <w:t>TeHasUnionOfPeerElements</w:t>
      </w:r>
      <w:proofErr w:type="spellEnd"/>
      <w:r>
        <w:t xml:space="preserve"> association, this would result </w:t>
      </w:r>
      <w:proofErr w:type="gramStart"/>
      <w:r>
        <w:t>in</w:t>
      </w:r>
      <w:proofErr w:type="gramEnd"/>
      <w:r>
        <w:t xml:space="preserve"> Monday being exactly as previously defined in the previous section.</w:t>
      </w:r>
    </w:p>
    <w:p w14:paraId="3990F7F7" w14:textId="143DFEAA" w:rsidR="00006A49" w:rsidRDefault="00006A49" w:rsidP="00504B2E">
      <w:r>
        <w:lastRenderedPageBreak/>
        <w:t>But the Tuesdays in January would be active for the first 30 minutes of every hour as would the Wednesdays. From the end of January only Monday and Tuesday would be active for the first 15 minutes of every other hour as before.</w:t>
      </w:r>
    </w:p>
    <w:p w14:paraId="295F6CA4" w14:textId="0BA2A293" w:rsidR="00006A49" w:rsidRDefault="00006A49" w:rsidP="00504B2E">
      <w:r>
        <w:t>Again, all other properties can be treated in this way.</w:t>
      </w:r>
    </w:p>
    <w:p w14:paraId="7943AB0E" w14:textId="19AB41C6" w:rsidR="00006A49" w:rsidRDefault="00CF193D" w:rsidP="00006A49">
      <w:pPr>
        <w:pStyle w:val="Heading2"/>
      </w:pPr>
      <w:r>
        <w:t xml:space="preserve">Applying an </w:t>
      </w:r>
      <w:proofErr w:type="spellStart"/>
      <w:r>
        <w:t>IncorporatedTe</w:t>
      </w:r>
      <w:proofErr w:type="spellEnd"/>
    </w:p>
    <w:p w14:paraId="65EF5F89" w14:textId="4FED0123" w:rsidR="005574B4" w:rsidRDefault="00CF193D" w:rsidP="00CF193D">
      <w:r>
        <w:t xml:space="preserve">Consider a further </w:t>
      </w:r>
      <w:proofErr w:type="spellStart"/>
      <w:r>
        <w:t>TemporalExpression</w:t>
      </w:r>
      <w:proofErr w:type="spellEnd"/>
      <w:r w:rsidR="00500AE2">
        <w:t xml:space="preserve"> (</w:t>
      </w:r>
      <w:proofErr w:type="spellStart"/>
      <w:r w:rsidR="00500AE2">
        <w:t>TeB</w:t>
      </w:r>
      <w:proofErr w:type="spellEnd"/>
      <w:r w:rsidR="00500AE2">
        <w:t>)</w:t>
      </w:r>
      <w:r>
        <w:t xml:space="preserve"> that is defined with one </w:t>
      </w:r>
      <w:proofErr w:type="spellStart"/>
      <w:r>
        <w:t>TeElement</w:t>
      </w:r>
      <w:proofErr w:type="spellEnd"/>
      <w:r>
        <w:t xml:space="preserve"> and no </w:t>
      </w:r>
      <w:proofErr w:type="spellStart"/>
      <w:r>
        <w:t>BoundingPeriodIntersection</w:t>
      </w:r>
      <w:proofErr w:type="spellEnd"/>
      <w:r>
        <w:t xml:space="preserve"> so that it applies for all time. If that </w:t>
      </w:r>
      <w:proofErr w:type="spellStart"/>
      <w:r>
        <w:t>TeElement</w:t>
      </w:r>
      <w:proofErr w:type="spellEnd"/>
      <w:r>
        <w:t xml:space="preserve"> has</w:t>
      </w:r>
      <w:r w:rsidR="005574B4">
        <w:t xml:space="preserve"> (in </w:t>
      </w:r>
      <w:proofErr w:type="spellStart"/>
      <w:r w:rsidR="005574B4">
        <w:t>DaysOfWeekInMonthInYearIntersectionTe</w:t>
      </w:r>
      <w:proofErr w:type="spellEnd"/>
      <w:r w:rsidR="005574B4">
        <w:t>):</w:t>
      </w:r>
    </w:p>
    <w:p w14:paraId="43423908" w14:textId="136C7547" w:rsidR="005574B4" w:rsidRDefault="00CF193D" w:rsidP="005574B4">
      <w:pPr>
        <w:pStyle w:val="ListParagraph"/>
        <w:numPr>
          <w:ilvl w:val="0"/>
          <w:numId w:val="17"/>
        </w:numPr>
      </w:pPr>
      <w:proofErr w:type="spellStart"/>
      <w:r>
        <w:t>specificMonthUnion</w:t>
      </w:r>
      <w:proofErr w:type="spellEnd"/>
      <w:r>
        <w:t xml:space="preserve"> of </w:t>
      </w:r>
      <w:r w:rsidR="005574B4">
        <w:t>JANUARY</w:t>
      </w:r>
      <w:r>
        <w:t xml:space="preserve"> </w:t>
      </w:r>
    </w:p>
    <w:p w14:paraId="5A071505" w14:textId="43F35C20" w:rsidR="00CF193D" w:rsidRDefault="005574B4" w:rsidP="005574B4">
      <w:pPr>
        <w:pStyle w:val="ListParagraph"/>
        <w:numPr>
          <w:ilvl w:val="0"/>
          <w:numId w:val="17"/>
        </w:numPr>
      </w:pPr>
      <w:proofErr w:type="spellStart"/>
      <w:r>
        <w:t>dayOfWeekUnion</w:t>
      </w:r>
      <w:proofErr w:type="spellEnd"/>
      <w:r>
        <w:t xml:space="preserve"> indicating TUESDAY</w:t>
      </w:r>
    </w:p>
    <w:p w14:paraId="08D55737" w14:textId="6A221E0D" w:rsidR="005574B4" w:rsidRDefault="005574B4" w:rsidP="005574B4">
      <w:pPr>
        <w:pStyle w:val="ListParagraph"/>
        <w:numPr>
          <w:ilvl w:val="0"/>
          <w:numId w:val="17"/>
        </w:numPr>
      </w:pPr>
      <w:proofErr w:type="spellStart"/>
      <w:r>
        <w:t>namedDayPositionInMonthUnion</w:t>
      </w:r>
      <w:proofErr w:type="spellEnd"/>
      <w:r>
        <w:t xml:space="preserve"> indicating SECOND</w:t>
      </w:r>
    </w:p>
    <w:p w14:paraId="1201E8A0" w14:textId="492DC18F" w:rsidR="00CF4BEB" w:rsidRDefault="005574B4" w:rsidP="005574B4">
      <w:r>
        <w:t xml:space="preserve">This </w:t>
      </w:r>
      <w:proofErr w:type="spellStart"/>
      <w:r>
        <w:t>TemporalExpression</w:t>
      </w:r>
      <w:proofErr w:type="spellEnd"/>
      <w:r w:rsidR="00CF4BEB">
        <w:t xml:space="preserve"> (</w:t>
      </w:r>
      <w:proofErr w:type="spellStart"/>
      <w:r w:rsidR="00CF4BEB">
        <w:t>TeB</w:t>
      </w:r>
      <w:proofErr w:type="spellEnd"/>
      <w:r w:rsidR="00CF4BEB">
        <w:t>)</w:t>
      </w:r>
      <w:r>
        <w:t xml:space="preserve"> </w:t>
      </w:r>
      <w:r w:rsidR="00CF4BEB">
        <w:t>is active for</w:t>
      </w:r>
      <w:r>
        <w:t xml:space="preserve"> the whole of the second Tuesday</w:t>
      </w:r>
      <w:r w:rsidR="00CF4BEB">
        <w:t xml:space="preserve"> (i.e., the first moment of 00:00:00 to the last moment of 23:59:59)</w:t>
      </w:r>
      <w:r>
        <w:t xml:space="preserve"> in January (for any year)</w:t>
      </w:r>
      <w:r w:rsidR="00CF4BEB">
        <w:t>.</w:t>
      </w:r>
    </w:p>
    <w:p w14:paraId="6388729B" w14:textId="77777777" w:rsidR="00500AE2" w:rsidRDefault="00500AE2" w:rsidP="005574B4">
      <w:r>
        <w:t xml:space="preserve">Consider another </w:t>
      </w:r>
      <w:proofErr w:type="spellStart"/>
      <w:r>
        <w:t>TemporalExpression</w:t>
      </w:r>
      <w:proofErr w:type="spellEnd"/>
      <w:r>
        <w:t xml:space="preserve"> (</w:t>
      </w:r>
      <w:proofErr w:type="spellStart"/>
      <w:r>
        <w:t>TeC</w:t>
      </w:r>
      <w:proofErr w:type="spellEnd"/>
      <w:r>
        <w:t xml:space="preserve">) that has a </w:t>
      </w:r>
      <w:proofErr w:type="spellStart"/>
      <w:r>
        <w:t>TeElement</w:t>
      </w:r>
      <w:proofErr w:type="spellEnd"/>
      <w:r>
        <w:t xml:space="preserve"> that is defined for all time (i.e., has no constraints), but also has two </w:t>
      </w:r>
      <w:proofErr w:type="spellStart"/>
      <w:r>
        <w:t>IncorporatedTes</w:t>
      </w:r>
      <w:proofErr w:type="spellEnd"/>
      <w:r>
        <w:t xml:space="preserve">. </w:t>
      </w:r>
    </w:p>
    <w:p w14:paraId="5970B246" w14:textId="77777777" w:rsidR="00901301" w:rsidRDefault="00901301" w:rsidP="005574B4">
      <w:r>
        <w:t xml:space="preserve">The first has </w:t>
      </w:r>
      <w:proofErr w:type="spellStart"/>
      <w:r>
        <w:t>incorporationMethod</w:t>
      </w:r>
      <w:proofErr w:type="spellEnd"/>
      <w:r>
        <w:t xml:space="preserve"> set to INTERSECTION and refers to </w:t>
      </w:r>
      <w:proofErr w:type="spellStart"/>
      <w:r>
        <w:t>TeA</w:t>
      </w:r>
      <w:proofErr w:type="spellEnd"/>
      <w:r>
        <w:t xml:space="preserve"> and the second has </w:t>
      </w:r>
      <w:proofErr w:type="spellStart"/>
      <w:r w:rsidR="00CF4BEB">
        <w:t>incorporationMethod</w:t>
      </w:r>
      <w:proofErr w:type="spellEnd"/>
      <w:r w:rsidR="00CF4BEB">
        <w:t xml:space="preserve"> set to </w:t>
      </w:r>
      <w:proofErr w:type="spellStart"/>
      <w:r w:rsidR="00CF4BEB">
        <w:t>INTERSECT_COMPLEMENT</w:t>
      </w:r>
      <w:proofErr w:type="spellEnd"/>
      <w:r>
        <w:t xml:space="preserve"> and refers to </w:t>
      </w:r>
      <w:proofErr w:type="spellStart"/>
      <w:r>
        <w:t>TeB</w:t>
      </w:r>
      <w:proofErr w:type="spellEnd"/>
      <w:r w:rsidR="00500AE2">
        <w:t xml:space="preserve">. </w:t>
      </w:r>
    </w:p>
    <w:p w14:paraId="513560D0" w14:textId="29A4D384" w:rsidR="00901301" w:rsidRDefault="00901301" w:rsidP="005574B4">
      <w:r>
        <w:t>T</w:t>
      </w:r>
      <w:r w:rsidR="00CF4BEB">
        <w:t xml:space="preserve">he complement of </w:t>
      </w:r>
      <w:proofErr w:type="spellStart"/>
      <w:r w:rsidR="00CF4BEB">
        <w:t>TeB</w:t>
      </w:r>
      <w:proofErr w:type="spellEnd"/>
      <w:r>
        <w:t xml:space="preserve"> is </w:t>
      </w:r>
      <w:r w:rsidR="00CF4BEB">
        <w:t>active for all time other than the whole of the second Tuesday in January (when it is inactive)</w:t>
      </w:r>
      <w:r>
        <w:t>. When the</w:t>
      </w:r>
      <w:r w:rsidR="00CF4BEB">
        <w:t xml:space="preserve"> intersection of th</w:t>
      </w:r>
      <w:r>
        <w:t>is</w:t>
      </w:r>
      <w:r w:rsidR="00CF4BEB">
        <w:t xml:space="preserve"> with </w:t>
      </w:r>
      <w:proofErr w:type="spellStart"/>
      <w:r w:rsidR="00CF4BEB">
        <w:t>TeA</w:t>
      </w:r>
      <w:proofErr w:type="spellEnd"/>
      <w:r w:rsidR="00CF4BEB">
        <w:t xml:space="preserve"> is formed</w:t>
      </w:r>
      <w:r>
        <w:t xml:space="preserve"> this</w:t>
      </w:r>
      <w:r w:rsidR="00CF4BEB">
        <w:t xml:space="preserve"> </w:t>
      </w:r>
      <w:r w:rsidR="00500AE2">
        <w:t xml:space="preserve">results in the same definition as the raw </w:t>
      </w:r>
      <w:proofErr w:type="spellStart"/>
      <w:r w:rsidR="00500AE2">
        <w:t>TeA</w:t>
      </w:r>
      <w:proofErr w:type="spellEnd"/>
      <w:r w:rsidR="00500AE2">
        <w:t xml:space="preserve"> other than for the second Tuesday in January </w:t>
      </w:r>
      <w:r>
        <w:t xml:space="preserve">(10 January) </w:t>
      </w:r>
      <w:r w:rsidR="00500AE2">
        <w:t xml:space="preserve">when the result is inactive. </w:t>
      </w:r>
    </w:p>
    <w:p w14:paraId="22826AFF" w14:textId="10422571" w:rsidR="00CF4BEB" w:rsidRPr="00CF193D" w:rsidRDefault="00901301" w:rsidP="005574B4">
      <w:r>
        <w:t xml:space="preserve">So </w:t>
      </w:r>
      <w:proofErr w:type="spellStart"/>
      <w:r>
        <w:t>TeC</w:t>
      </w:r>
      <w:proofErr w:type="spellEnd"/>
      <w:r>
        <w:t xml:space="preserve"> would be active as defined for </w:t>
      </w:r>
      <w:proofErr w:type="spellStart"/>
      <w:r>
        <w:t>TeA</w:t>
      </w:r>
      <w:proofErr w:type="spellEnd"/>
      <w:r>
        <w:t xml:space="preserve"> for each Tuesday in January other than 10 January when it would be inactive.</w:t>
      </w:r>
    </w:p>
    <w:p w14:paraId="0A5B5A88" w14:textId="77777777" w:rsidR="004259D8" w:rsidRDefault="004259D8">
      <w:pPr>
        <w:spacing w:after="0"/>
        <w:rPr>
          <w:rFonts w:asciiTheme="majorHAnsi" w:eastAsiaTheme="majorEastAsia" w:hAnsiTheme="majorHAnsi" w:cstheme="majorBidi"/>
          <w:b/>
          <w:bCs/>
          <w:sz w:val="32"/>
          <w:szCs w:val="32"/>
        </w:rPr>
      </w:pPr>
      <w:r>
        <w:br w:type="page"/>
      </w:r>
    </w:p>
    <w:p w14:paraId="60860B41" w14:textId="7499FF4E" w:rsidR="00E1425F" w:rsidRDefault="00E1425F" w:rsidP="00E1425F">
      <w:pPr>
        <w:pStyle w:val="Heading1"/>
      </w:pPr>
      <w:r>
        <w:lastRenderedPageBreak/>
        <w:t>Using the temporal model</w:t>
      </w:r>
    </w:p>
    <w:p w14:paraId="52E447A0" w14:textId="3F5C5E58" w:rsidR="00ED0807" w:rsidRPr="00ED0807" w:rsidRDefault="00ED0807" w:rsidP="00ED0807">
      <w:pPr>
        <w:pStyle w:val="Heading2"/>
      </w:pPr>
      <w:r>
        <w:t>Application to elements of the domain model</w:t>
      </w:r>
    </w:p>
    <w:p w14:paraId="10C7053B" w14:textId="77777777" w:rsidR="004259D8" w:rsidRDefault="004259D8" w:rsidP="00C41EDF">
      <w:r>
        <w:t>Temporal variations can occur at any level of a model:</w:t>
      </w:r>
    </w:p>
    <w:p w14:paraId="60C44903" w14:textId="77777777" w:rsidR="004259D8" w:rsidRDefault="004259D8" w:rsidP="00CB447F">
      <w:pPr>
        <w:pStyle w:val="ListParagraph"/>
        <w:numPr>
          <w:ilvl w:val="0"/>
          <w:numId w:val="11"/>
        </w:numPr>
      </w:pPr>
      <w:r>
        <w:t>An instance may be created at a particular time then deleted at another</w:t>
      </w:r>
    </w:p>
    <w:p w14:paraId="2FBD428D" w14:textId="77777777" w:rsidR="00525CCC" w:rsidRDefault="004259D8" w:rsidP="00CB447F">
      <w:pPr>
        <w:pStyle w:val="ListParagraph"/>
        <w:numPr>
          <w:ilvl w:val="0"/>
          <w:numId w:val="11"/>
        </w:numPr>
      </w:pPr>
      <w:r>
        <w:t xml:space="preserve">An instance may </w:t>
      </w:r>
      <w:r w:rsidR="00525CCC">
        <w:t>become visible at a particular time then vanish at another time and then reappear later etc.</w:t>
      </w:r>
    </w:p>
    <w:p w14:paraId="600B349A" w14:textId="2458938F" w:rsidR="00C41EDF" w:rsidRDefault="00525CCC" w:rsidP="00CB447F">
      <w:pPr>
        <w:pStyle w:val="ListParagraph"/>
        <w:numPr>
          <w:ilvl w:val="0"/>
          <w:numId w:val="11"/>
        </w:numPr>
      </w:pPr>
      <w:r>
        <w:t>A property of an instance can take a new value at a particular time</w:t>
      </w:r>
      <w:r w:rsidR="008B4B12">
        <w:t>.</w:t>
      </w:r>
    </w:p>
    <w:p w14:paraId="75219C5A" w14:textId="6235672E" w:rsidR="00525CCC" w:rsidRDefault="00525CCC" w:rsidP="00CB447F">
      <w:pPr>
        <w:pStyle w:val="ListParagraph"/>
        <w:numPr>
          <w:ilvl w:val="0"/>
          <w:numId w:val="11"/>
        </w:numPr>
      </w:pPr>
      <w:r>
        <w:t>A property can appear in an instance at a particular time</w:t>
      </w:r>
    </w:p>
    <w:p w14:paraId="35C44C05" w14:textId="7FF0DDB7" w:rsidR="00525CCC" w:rsidRDefault="00525CCC" w:rsidP="00CB447F">
      <w:pPr>
        <w:pStyle w:val="ListParagraph"/>
        <w:numPr>
          <w:ilvl w:val="0"/>
          <w:numId w:val="11"/>
        </w:numPr>
      </w:pPr>
      <w:r>
        <w:t>A member of a list can change position at a particular time</w:t>
      </w:r>
    </w:p>
    <w:p w14:paraId="5676A44C" w14:textId="6720FFB3" w:rsidR="00525CCC" w:rsidRDefault="00525CCC" w:rsidP="00CB447F">
      <w:pPr>
        <w:pStyle w:val="ListParagraph"/>
        <w:numPr>
          <w:ilvl w:val="0"/>
          <w:numId w:val="11"/>
        </w:numPr>
      </w:pPr>
      <w:r>
        <w:t>Etc.</w:t>
      </w:r>
    </w:p>
    <w:p w14:paraId="77FE6511" w14:textId="4DAE9551" w:rsidR="00525CCC" w:rsidRDefault="00525CCC" w:rsidP="00525CCC">
      <w:r>
        <w:t>Distilling from the above, there appear two distinct considerations:</w:t>
      </w:r>
    </w:p>
    <w:p w14:paraId="3DA331E5" w14:textId="12C518FE" w:rsidR="00525CCC" w:rsidRDefault="00525CCC" w:rsidP="00CB447F">
      <w:pPr>
        <w:pStyle w:val="ListParagraph"/>
        <w:numPr>
          <w:ilvl w:val="0"/>
          <w:numId w:val="12"/>
        </w:numPr>
      </w:pPr>
      <w:r>
        <w:t>Presence/existence (at a place)</w:t>
      </w:r>
    </w:p>
    <w:p w14:paraId="29E08426" w14:textId="3C63590F" w:rsidR="00525CCC" w:rsidRDefault="00525CCC" w:rsidP="00CB447F">
      <w:pPr>
        <w:pStyle w:val="ListParagraph"/>
        <w:numPr>
          <w:ilvl w:val="0"/>
          <w:numId w:val="12"/>
        </w:numPr>
      </w:pPr>
      <w:r>
        <w:t>Value</w:t>
      </w:r>
    </w:p>
    <w:p w14:paraId="4A5C6299" w14:textId="0659109C" w:rsidR="00525CCC" w:rsidRDefault="00525CCC" w:rsidP="00525CCC">
      <w:commentRangeStart w:id="110"/>
      <w:r>
        <w:t xml:space="preserve">Value at a time can be stated in terms of solely the value </w:t>
      </w:r>
      <w:commentRangeEnd w:id="110"/>
      <w:r w:rsidR="00945400">
        <w:rPr>
          <w:rStyle w:val="CommentReference"/>
        </w:rPr>
        <w:commentReference w:id="110"/>
      </w:r>
      <w:r>
        <w:t xml:space="preserve">that has changed in the context of a sparce </w:t>
      </w:r>
      <w:r w:rsidR="00500B52">
        <w:t>positional structure or in the context of other unchanging close values. For example, the value of one element of a list may change, this could be expressed in isolation</w:t>
      </w:r>
      <w:r w:rsidR="0005009F">
        <w:t xml:space="preserve"> as a new value against the list position</w:t>
      </w:r>
      <w:r w:rsidR="00500B52">
        <w:t xml:space="preserve"> or could be expressed as part of the whole list of values</w:t>
      </w:r>
      <w:r w:rsidR="0005009F">
        <w:t xml:space="preserve"> (in a sparce positional structure).</w:t>
      </w:r>
    </w:p>
    <w:p w14:paraId="2B8C1334" w14:textId="77777777" w:rsidR="0005009F" w:rsidRDefault="0005009F" w:rsidP="00525CCC">
      <w:commentRangeStart w:id="111"/>
      <w:r>
        <w:t>Presence is more complex as it requires:</w:t>
      </w:r>
      <w:commentRangeEnd w:id="111"/>
      <w:r w:rsidR="00945400">
        <w:rPr>
          <w:rStyle w:val="CommentReference"/>
        </w:rPr>
        <w:commentReference w:id="111"/>
      </w:r>
    </w:p>
    <w:p w14:paraId="1A21020E" w14:textId="6972FFF4" w:rsidR="0005009F" w:rsidRDefault="005D63A1" w:rsidP="00CB447F">
      <w:pPr>
        <w:pStyle w:val="ListParagraph"/>
        <w:numPr>
          <w:ilvl w:val="0"/>
          <w:numId w:val="13"/>
        </w:numPr>
      </w:pPr>
      <w:r>
        <w:t>c</w:t>
      </w:r>
      <w:r w:rsidR="0005009F">
        <w:t>reat</w:t>
      </w:r>
      <w:r w:rsidR="00AD6DDA">
        <w:t xml:space="preserve">e and </w:t>
      </w:r>
      <w:r w:rsidR="0005009F">
        <w:t>remov</w:t>
      </w:r>
      <w:r w:rsidR="00AD6DDA">
        <w:t xml:space="preserve">e </w:t>
      </w:r>
      <w:r w:rsidR="0005009F">
        <w:t>(and potentially hid</w:t>
      </w:r>
      <w:r w:rsidR="00AD6DDA">
        <w:t xml:space="preserve">e and </w:t>
      </w:r>
      <w:r w:rsidR="0005009F">
        <w:t>expo</w:t>
      </w:r>
      <w:r w:rsidR="00AD6DDA">
        <w:t>s</w:t>
      </w:r>
      <w:r w:rsidR="0005009F">
        <w:t>e) of an identified unit</w:t>
      </w:r>
      <w:r w:rsidR="00AD6DDA">
        <w:t>, including structure and</w:t>
      </w:r>
      <w:r w:rsidR="0005009F">
        <w:t xml:space="preserve"> creation of an identifier</w:t>
      </w:r>
      <w:r w:rsidR="00AD6DDA">
        <w:t>, at a place in an existing structure</w:t>
      </w:r>
    </w:p>
    <w:p w14:paraId="78354BCB" w14:textId="6100D3A0" w:rsidR="0005009F" w:rsidRDefault="0005009F" w:rsidP="00CB447F">
      <w:pPr>
        <w:pStyle w:val="ListParagraph"/>
        <w:numPr>
          <w:ilvl w:val="0"/>
          <w:numId w:val="13"/>
        </w:numPr>
      </w:pPr>
      <w:r>
        <w:t>mov</w:t>
      </w:r>
      <w:r w:rsidR="00AD6DDA">
        <w:t>e and replication of an identified unit (and potentially change of identifier of a unit, e.g., where the identification is the position and there is a requirement to change the position).</w:t>
      </w:r>
    </w:p>
    <w:p w14:paraId="5256102F" w14:textId="4DC4A15A" w:rsidR="00070135" w:rsidRDefault="00AD6DDA" w:rsidP="00AD6DDA">
      <w:r>
        <w:t>As a consequence, in the most complex cases, the temporal model statements will apply at many/all levels of the model.</w:t>
      </w:r>
      <w:r w:rsidR="00070135">
        <w:t xml:space="preserve"> It may also be necessary t</w:t>
      </w:r>
      <w:r w:rsidR="00070135" w:rsidRPr="00070135">
        <w:rPr>
          <w:lang w:val="en-GB"/>
        </w:rPr>
        <w:t>o separate presence from value for all levels</w:t>
      </w:r>
    </w:p>
    <w:p w14:paraId="4A40CF32" w14:textId="70CA351F" w:rsidR="00AD6DDA" w:rsidRDefault="00AD6DDA" w:rsidP="00AD6DDA">
      <w:r>
        <w:t xml:space="preserve">The figure below shows a generalized representation of the </w:t>
      </w:r>
      <w:r w:rsidR="004160BB">
        <w:t>application/</w:t>
      </w:r>
      <w:r>
        <w:t>positioning of the temporal expression.</w:t>
      </w:r>
    </w:p>
    <w:p w14:paraId="5F2A9F9F" w14:textId="5FB2EAF8" w:rsidR="00AD6DDA" w:rsidRDefault="00AD6DDA" w:rsidP="00AD6DDA">
      <w:r>
        <w:t>It is expected that</w:t>
      </w:r>
      <w:r w:rsidR="004160BB">
        <w:t xml:space="preserve"> at</w:t>
      </w:r>
      <w:r>
        <w:t xml:space="preserve"> each </w:t>
      </w:r>
      <w:r w:rsidR="004160BB">
        <w:t>application there will be a single referenced temporal expression that will, as necessary, incorporate other temporal expressions to form the appropriate complexity of temporal expression.</w:t>
      </w:r>
    </w:p>
    <w:p w14:paraId="6DED1511" w14:textId="6D7FD558" w:rsidR="004160BB" w:rsidRDefault="004160BB" w:rsidP="00AD6DDA">
      <w:r>
        <w:t>There may be several distinct changes over time such that there are several distinct representations of the structure/values, each with its own temporal expression.</w:t>
      </w:r>
    </w:p>
    <w:p w14:paraId="5C288661" w14:textId="6F9551D9" w:rsidR="004160BB" w:rsidRDefault="004160BB" w:rsidP="00AD6DDA">
      <w:r>
        <w:t>There may be a statement of value/structure that applies to any time where stated temporal expressions are not true.</w:t>
      </w:r>
    </w:p>
    <w:p w14:paraId="097AB223" w14:textId="7BD210C6" w:rsidR="004160BB" w:rsidRDefault="004160BB" w:rsidP="00AD6DDA">
      <w:r>
        <w:lastRenderedPageBreak/>
        <w:t xml:space="preserve">It appears that there is a need for an idempotent add (i.e., </w:t>
      </w:r>
      <w:r w:rsidR="00AB7826">
        <w:t>"</w:t>
      </w:r>
      <w:r>
        <w:t>add if not already present</w:t>
      </w:r>
      <w:r w:rsidR="00AB7826">
        <w:t>"</w:t>
      </w:r>
      <w:r>
        <w:t xml:space="preserve"> as opposed to </w:t>
      </w:r>
      <w:r w:rsidR="00AB7826">
        <w:t>"</w:t>
      </w:r>
      <w:r>
        <w:t>add another")</w:t>
      </w:r>
      <w:r w:rsidR="005D63A1">
        <w:t xml:space="preserve"> and corresponding remove.</w:t>
      </w:r>
    </w:p>
    <w:p w14:paraId="44DA73AA" w14:textId="302635BE" w:rsidR="005D63A1" w:rsidRDefault="005D63A1" w:rsidP="00AD6DDA">
      <w:r>
        <w:t>There is a clear challenge adding and removing by list position as opposed to invariant id as there may be race conditions with competing adds and removes.</w:t>
      </w:r>
    </w:p>
    <w:p w14:paraId="44E88481" w14:textId="1F28BB9A" w:rsidR="005D63A1" w:rsidRDefault="005D63A1" w:rsidP="00AD6DDA">
      <w:r>
        <w:t xml:space="preserve">The </w:t>
      </w:r>
      <w:r w:rsidR="00090EE4">
        <w:t>expression could be in terms of presence/absence after a specific time as opposed to add/remove at a moment in time.</w:t>
      </w:r>
    </w:p>
    <w:p w14:paraId="78B1CE52" w14:textId="0903AB4A" w:rsidR="00090EE4" w:rsidRDefault="00090EE4" w:rsidP="00AD6DDA">
      <w:r>
        <w:t>The model could be extended with considerations of time to achieve and an indication of jeopardy if a temporal expectation cannot be met.</w:t>
      </w:r>
    </w:p>
    <w:p w14:paraId="3810C312" w14:textId="77777777" w:rsidR="00090EE4" w:rsidRPr="00090EE4" w:rsidRDefault="00090EE4" w:rsidP="00CB447F">
      <w:pPr>
        <w:pStyle w:val="ListParagraph"/>
        <w:numPr>
          <w:ilvl w:val="0"/>
          <w:numId w:val="14"/>
        </w:numPr>
      </w:pPr>
      <w:r w:rsidRPr="00090EE4">
        <w:rPr>
          <w:lang w:val="en-GB"/>
        </w:rPr>
        <w:t>E.g., If a connectivity-service is not realized for a period then is to be realized for a period and the time to realize is longer than the time left before the service should be realized.</w:t>
      </w:r>
    </w:p>
    <w:p w14:paraId="6CCEE7DC" w14:textId="16EBE8E4" w:rsidR="00090EE4" w:rsidRPr="00090EE4" w:rsidRDefault="00090EE4" w:rsidP="00CB447F">
      <w:pPr>
        <w:pStyle w:val="ListParagraph"/>
        <w:numPr>
          <w:ilvl w:val="0"/>
          <w:numId w:val="14"/>
        </w:numPr>
      </w:pPr>
      <w:r w:rsidRPr="00090EE4">
        <w:rPr>
          <w:lang w:val="en-GB"/>
        </w:rPr>
        <w:t>E.g., if a future realization (with resources already acquired) is failed (operational state disabled) and the time to repair is longer than the time remaining before the schedule becomes active.</w:t>
      </w:r>
    </w:p>
    <w:p w14:paraId="73522A7F" w14:textId="3649DD40" w:rsidR="00090EE4" w:rsidRDefault="00090EE4" w:rsidP="00090EE4"/>
    <w:p w14:paraId="4AB9BD50" w14:textId="77B411B5" w:rsidR="00090EE4" w:rsidRDefault="00380004" w:rsidP="00090EE4">
      <w:pPr>
        <w:jc w:val="center"/>
      </w:pPr>
      <w:r>
        <w:object w:dxaOrig="3114" w:dyaOrig="1703" w14:anchorId="565BB5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2pt;height:227.8pt" o:ole="">
            <v:imagedata r:id="rId17" o:title=""/>
          </v:shape>
          <o:OLEObject Type="Embed" ProgID="PowerPoint.Slide.12" ShapeID="_x0000_i1025" DrawAspect="Content" ObjectID="_1758628931" r:id="rId18"/>
        </w:object>
      </w:r>
    </w:p>
    <w:p w14:paraId="19668CEB" w14:textId="070D19A2" w:rsidR="008B4B12" w:rsidRDefault="008B4B12" w:rsidP="00C41EDF"/>
    <w:p w14:paraId="1B2371C1" w14:textId="23C5B803" w:rsidR="00CB362D" w:rsidRDefault="00CB362D" w:rsidP="00CB362D">
      <w:pPr>
        <w:pStyle w:val="FigureCaption"/>
      </w:pPr>
      <w:bookmarkStart w:id="112" w:name="_Toc112853743"/>
      <w:bookmarkStart w:id="113" w:name="_Ref114038894"/>
      <w:r>
        <w:t xml:space="preserve">Figure </w:t>
      </w:r>
      <w:r>
        <w:fldChar w:fldCharType="begin"/>
      </w:r>
      <w:r>
        <w:rPr>
          <w:noProof/>
        </w:rPr>
        <w:instrText xml:space="preserve"> STYLEREF 1 \s </w:instrText>
      </w:r>
      <w:r>
        <w:fldChar w:fldCharType="separate"/>
      </w:r>
      <w:r>
        <w:rPr>
          <w:noProof/>
        </w:rPr>
        <w:t>6</w:t>
      </w:r>
      <w:r>
        <w:fldChar w:fldCharType="end"/>
      </w:r>
      <w:r>
        <w:t>-</w:t>
      </w:r>
      <w:r>
        <w:fldChar w:fldCharType="begin"/>
      </w:r>
      <w:r>
        <w:rPr>
          <w:noProof/>
        </w:rPr>
        <w:instrText xml:space="preserve"> SEQ Figure \* ARABIC \s 1 </w:instrText>
      </w:r>
      <w:r>
        <w:fldChar w:fldCharType="separate"/>
      </w:r>
      <w:r>
        <w:rPr>
          <w:noProof/>
        </w:rPr>
        <w:t>1</w:t>
      </w:r>
      <w:r>
        <w:fldChar w:fldCharType="end"/>
      </w:r>
      <w:r>
        <w:t xml:space="preserve"> </w:t>
      </w:r>
      <w:bookmarkEnd w:id="112"/>
      <w:bookmarkEnd w:id="113"/>
      <w:proofErr w:type="spellStart"/>
      <w:r>
        <w:t>TemporalExpresion</w:t>
      </w:r>
      <w:proofErr w:type="spellEnd"/>
      <w:r>
        <w:t xml:space="preserve"> being applied to an entity – Pattern</w:t>
      </w:r>
    </w:p>
    <w:p w14:paraId="5A34AEAF" w14:textId="77777777" w:rsidR="00074E07" w:rsidRPr="00C41EDF" w:rsidRDefault="00074E07" w:rsidP="00C41EDF"/>
    <w:p w14:paraId="4809D72B" w14:textId="0E3B53E1" w:rsidR="00E1425F" w:rsidRDefault="00006906" w:rsidP="00070135">
      <w:pPr>
        <w:jc w:val="center"/>
        <w:rPr>
          <w:noProof/>
        </w:rPr>
      </w:pPr>
      <w:r>
        <w:rPr>
          <w:noProof/>
        </w:rPr>
        <w:object w:dxaOrig="5096" w:dyaOrig="4542" w14:anchorId="7C08EACC">
          <v:shape id="_x0000_i1026" type="#_x0000_t75" style="width:359.45pt;height:320.25pt" o:ole="">
            <v:imagedata r:id="rId19" o:title=""/>
          </v:shape>
          <o:OLEObject Type="Embed" ProgID="PowerPoint.Slide.12" ShapeID="_x0000_i1026" DrawAspect="Content" ObjectID="_1758628932" r:id="rId20"/>
        </w:object>
      </w:r>
    </w:p>
    <w:p w14:paraId="4330187A" w14:textId="2727D9A3" w:rsidR="00ED0807" w:rsidRDefault="00CB362D" w:rsidP="00ED0807">
      <w:pPr>
        <w:pStyle w:val="FigureCaption"/>
      </w:pPr>
      <w:r>
        <w:t xml:space="preserve">Figure </w:t>
      </w:r>
      <w:r>
        <w:fldChar w:fldCharType="begin"/>
      </w:r>
      <w:r>
        <w:rPr>
          <w:noProof/>
        </w:rPr>
        <w:instrText xml:space="preserve"> STYLEREF 1 \s </w:instrText>
      </w:r>
      <w:r>
        <w:fldChar w:fldCharType="separate"/>
      </w:r>
      <w:r>
        <w:rPr>
          <w:noProof/>
        </w:rPr>
        <w:t>6</w:t>
      </w:r>
      <w:r>
        <w:fldChar w:fldCharType="end"/>
      </w:r>
      <w:r>
        <w:t>-</w:t>
      </w:r>
      <w:r>
        <w:fldChar w:fldCharType="begin"/>
      </w:r>
      <w:r>
        <w:rPr>
          <w:noProof/>
        </w:rPr>
        <w:instrText xml:space="preserve"> SEQ Figure \* ARABIC \s 1 </w:instrText>
      </w:r>
      <w:r>
        <w:fldChar w:fldCharType="separate"/>
      </w:r>
      <w:r>
        <w:rPr>
          <w:noProof/>
        </w:rPr>
        <w:t>1</w:t>
      </w:r>
      <w:r>
        <w:fldChar w:fldCharType="end"/>
      </w:r>
      <w:r>
        <w:t xml:space="preserve"> </w:t>
      </w:r>
      <w:proofErr w:type="spellStart"/>
      <w:r>
        <w:t>TemporalExpresion</w:t>
      </w:r>
      <w:proofErr w:type="spellEnd"/>
      <w:r>
        <w:t xml:space="preserve"> being applied to an entity – Rough Expansion</w:t>
      </w:r>
    </w:p>
    <w:p w14:paraId="0DD936D5" w14:textId="6274EF9B" w:rsidR="00ED0807" w:rsidRDefault="00ED0807" w:rsidP="00ED0807">
      <w:pPr>
        <w:pStyle w:val="Heading2"/>
        <w:rPr>
          <w:noProof/>
        </w:rPr>
      </w:pPr>
      <w:r>
        <w:rPr>
          <w:noProof/>
        </w:rPr>
        <w:t>Application to deal with plan deviations and plan alternatives</w:t>
      </w:r>
    </w:p>
    <w:p w14:paraId="3B18ED5E" w14:textId="16B9D345" w:rsidR="00ED0807" w:rsidRDefault="00ED0807" w:rsidP="00ED0807">
      <w:r>
        <w:t>The temporal model is applied to the modeling of both actual history and possible future. Considering possible future, there are several degrees:</w:t>
      </w:r>
    </w:p>
    <w:p w14:paraId="71EAB6EF" w14:textId="4BE71BA0" w:rsidR="00ED0807" w:rsidRDefault="00ED0807" w:rsidP="00ED0807">
      <w:pPr>
        <w:pStyle w:val="ListParagraph"/>
        <w:numPr>
          <w:ilvl w:val="0"/>
          <w:numId w:val="18"/>
        </w:numPr>
      </w:pPr>
      <w:r>
        <w:t>Committed future</w:t>
      </w:r>
    </w:p>
    <w:p w14:paraId="7C1BA68F" w14:textId="0A5168C0" w:rsidR="00ED0807" w:rsidRDefault="00ED0807" w:rsidP="00ED0807">
      <w:pPr>
        <w:pStyle w:val="ListParagraph"/>
        <w:numPr>
          <w:ilvl w:val="0"/>
          <w:numId w:val="18"/>
        </w:numPr>
      </w:pPr>
      <w:r>
        <w:t>Temporary deviation from commitment</w:t>
      </w:r>
    </w:p>
    <w:p w14:paraId="702C3349" w14:textId="25746521" w:rsidR="00ED0807" w:rsidRDefault="00ED0807" w:rsidP="00ED0807">
      <w:pPr>
        <w:pStyle w:val="ListParagraph"/>
        <w:numPr>
          <w:ilvl w:val="0"/>
          <w:numId w:val="18"/>
        </w:numPr>
      </w:pPr>
      <w:r>
        <w:t>Alternative futures</w:t>
      </w:r>
    </w:p>
    <w:p w14:paraId="7D586B5E" w14:textId="52CC279A" w:rsidR="00ED0807" w:rsidRDefault="00ED0807" w:rsidP="00ED0807">
      <w:r>
        <w:t>The following subsections consider each of the above.</w:t>
      </w:r>
    </w:p>
    <w:p w14:paraId="7D181E7A" w14:textId="58FE1DF6" w:rsidR="00ED0807" w:rsidRDefault="00ED0807" w:rsidP="00ED0807">
      <w:pPr>
        <w:pStyle w:val="Heading3"/>
      </w:pPr>
      <w:r>
        <w:t>Committed future</w:t>
      </w:r>
    </w:p>
    <w:p w14:paraId="27D04B13" w14:textId="0566D35C" w:rsidR="00ED0807" w:rsidRDefault="00ED0807" w:rsidP="00ED0807">
      <w:r>
        <w:t>This</w:t>
      </w:r>
      <w:r w:rsidR="00AA14C6">
        <w:t xml:space="preserve"> </w:t>
      </w:r>
      <w:r>
        <w:t>is a single thread of time where, at any particular point in time, there is no conflict between resource usages in the same way there is no conflict in usage in live solution, i.e., each unit of resource can be used only once.</w:t>
      </w:r>
    </w:p>
    <w:p w14:paraId="59D54A27" w14:textId="436A488F" w:rsidR="00ED0807" w:rsidRDefault="00ED0807" w:rsidP="00ED0807">
      <w:r>
        <w:t xml:space="preserve">Unlike the live solution, some resources may not have a defined state (distinct from known state, the resource must be in a state even if it is not known). The representation of committed future provides a set of constraints that restrict what is </w:t>
      </w:r>
      <w:r w:rsidR="00FB1C57">
        <w:t xml:space="preserve">intended. </w:t>
      </w:r>
    </w:p>
    <w:p w14:paraId="43D9489C" w14:textId="0485CD04" w:rsidR="00FB1C57" w:rsidRDefault="00FB1C57" w:rsidP="00ED0807">
      <w:r>
        <w:lastRenderedPageBreak/>
        <w:t xml:space="preserve">The committed future is a statement of a progression of outcomes that is a realization solution to the outcomes requested, usually with more detail that was provided in the request. It is possible to: </w:t>
      </w:r>
    </w:p>
    <w:p w14:paraId="5F6E78C7" w14:textId="73F99DB5" w:rsidR="00FB1C57" w:rsidRDefault="00FB1C57" w:rsidP="00FB1C57">
      <w:pPr>
        <w:pStyle w:val="ListParagraph"/>
        <w:numPr>
          <w:ilvl w:val="0"/>
          <w:numId w:val="19"/>
        </w:numPr>
      </w:pPr>
      <w:r>
        <w:t>delay the specification of resource configuration state to the moment when it is required</w:t>
      </w:r>
    </w:p>
    <w:p w14:paraId="4A2426EF" w14:textId="00EEB771" w:rsidR="00FB1C57" w:rsidRDefault="00FB1C57" w:rsidP="00FB1C57">
      <w:pPr>
        <w:pStyle w:val="ListParagraph"/>
        <w:numPr>
          <w:ilvl w:val="0"/>
          <w:numId w:val="19"/>
        </w:numPr>
      </w:pPr>
      <w:r>
        <w:t>plan explicit resource configuration state ahead of time</w:t>
      </w:r>
    </w:p>
    <w:p w14:paraId="2D5DFE0B" w14:textId="72DD3014" w:rsidR="00FB1C57" w:rsidRDefault="00FB1C57" w:rsidP="00FB1C57">
      <w:r>
        <w:t>In both cases there is a chance that the resources will not be available at the moment they are required to support the desired outcome, however,</w:t>
      </w:r>
      <w:r w:rsidR="000C70DA">
        <w:t xml:space="preserve"> in many cases</w:t>
      </w:r>
      <w:r>
        <w:t xml:space="preserve"> a</w:t>
      </w:r>
      <w:r w:rsidR="000C70DA">
        <w:t>n appropriately</w:t>
      </w:r>
      <w:r>
        <w:t xml:space="preserve"> detailed plan that</w:t>
      </w:r>
      <w:r w:rsidR="000C70DA">
        <w:t xml:space="preserve"> is</w:t>
      </w:r>
      <w:r>
        <w:t xml:space="preserve"> continually evaluated for achievability </w:t>
      </w:r>
      <w:r w:rsidR="000C70DA">
        <w:t>will provide a greater likelihood of success than a delayed specification where resources may just not be available. Clearly, continual evaluation comes at a cost.</w:t>
      </w:r>
    </w:p>
    <w:p w14:paraId="2A8A6D85" w14:textId="51B43A10" w:rsidR="000C70DA" w:rsidRDefault="000C70DA" w:rsidP="000C70DA">
      <w:pPr>
        <w:pStyle w:val="Heading3"/>
      </w:pPr>
      <w:r>
        <w:t>Temporary deviation from commitment</w:t>
      </w:r>
    </w:p>
    <w:p w14:paraId="0A244D4F" w14:textId="671C819F" w:rsidR="000C70DA" w:rsidRDefault="000C70DA" w:rsidP="000C70DA">
      <w:r>
        <w:t>This can apply:</w:t>
      </w:r>
    </w:p>
    <w:p w14:paraId="5BA34E89" w14:textId="38426E89" w:rsidR="000C70DA" w:rsidRDefault="000C70DA" w:rsidP="000C70DA">
      <w:pPr>
        <w:pStyle w:val="ListParagraph"/>
        <w:numPr>
          <w:ilvl w:val="0"/>
          <w:numId w:val="20"/>
        </w:numPr>
      </w:pPr>
      <w:r>
        <w:t xml:space="preserve">"Now" </w:t>
      </w:r>
    </w:p>
    <w:p w14:paraId="4C554644" w14:textId="5E51A7B9" w:rsidR="000C70DA" w:rsidRDefault="000C70DA" w:rsidP="000C70DA">
      <w:pPr>
        <w:pStyle w:val="ListParagraph"/>
        <w:numPr>
          <w:ilvl w:val="0"/>
          <w:numId w:val="20"/>
        </w:numPr>
      </w:pPr>
      <w:r>
        <w:t>From some point in the future</w:t>
      </w:r>
    </w:p>
    <w:p w14:paraId="40F4B513" w14:textId="206D183F" w:rsidR="000C70DA" w:rsidRDefault="000C70DA" w:rsidP="000C70DA">
      <w:r>
        <w:t>The deviation may have a clear end date/time or may have uncertainty</w:t>
      </w:r>
      <w:r w:rsidR="00F96FB8">
        <w:t xml:space="preserve"> in its end (and possibly even its start)</w:t>
      </w:r>
      <w:r>
        <w:t>. The deviation may</w:t>
      </w:r>
      <w:r w:rsidR="00F96FB8">
        <w:t xml:space="preserve"> be fully defined or may</w:t>
      </w:r>
      <w:r>
        <w:t xml:space="preserve"> have temporal variation with uncertainty etc. Clearly, there may be a deviation from the deviation etc.</w:t>
      </w:r>
    </w:p>
    <w:p w14:paraId="1447E68E" w14:textId="73E35340" w:rsidR="00F96FB8" w:rsidRDefault="00F96FB8" w:rsidP="000C70DA">
      <w:r>
        <w:t>Any deviation will have some associated definition of progression from non-deviated state to deviated state and also back to non-deviated state.</w:t>
      </w:r>
    </w:p>
    <w:p w14:paraId="65BD7E04" w14:textId="550568CB" w:rsidR="000C70DA" w:rsidRDefault="000C70DA" w:rsidP="000C70DA">
      <w:pPr>
        <w:pStyle w:val="Heading3"/>
      </w:pPr>
      <w:r>
        <w:t>Alternative futures</w:t>
      </w:r>
    </w:p>
    <w:p w14:paraId="4B92172D" w14:textId="2F911482" w:rsidR="000C70DA" w:rsidRDefault="000C70DA" w:rsidP="000C70DA">
      <w:r>
        <w:t>Beyond any commitment, there may be some knowledge of potential futures and there may be several potential futures each of which may only be partially defined and each of which will probably have temporal variation with uncertainty.</w:t>
      </w:r>
    </w:p>
    <w:p w14:paraId="6BCC8C66" w14:textId="40EEA076" w:rsidR="00F96FB8" w:rsidRDefault="00F96FB8" w:rsidP="000C70DA">
      <w:r>
        <w:t>As time progresses, some part of the alternative futures will become a commitment "collapsing" much of the uncertainty into a specific set of details. Eventually that committed future will become the present (and then the past) and will be fully resolved into real instances.</w:t>
      </w:r>
    </w:p>
    <w:p w14:paraId="5478EF20" w14:textId="5C7BA173" w:rsidR="009910C6" w:rsidRDefault="009910C6" w:rsidP="00B21D64">
      <w:pPr>
        <w:pStyle w:val="Heading1"/>
      </w:pPr>
      <w:r>
        <w:t>Specific examples</w:t>
      </w:r>
    </w:p>
    <w:p w14:paraId="0DED965E" w14:textId="441F1C1C" w:rsidR="009910C6" w:rsidRPr="009910C6" w:rsidRDefault="009910C6" w:rsidP="009910C6">
      <w:r>
        <w:t>This section sets out examples of use of the temporal expression for common everyday activities (as opposed to telecoms scheduling) to help clarify the model usage in a familiar context.</w:t>
      </w:r>
    </w:p>
    <w:p w14:paraId="68384404" w14:textId="070288AC" w:rsidR="00ED0807" w:rsidRDefault="009910C6" w:rsidP="009910C6">
      <w:pPr>
        <w:pStyle w:val="Heading2"/>
      </w:pPr>
      <w:r>
        <w:t>Garden Waste Collection</w:t>
      </w:r>
    </w:p>
    <w:p w14:paraId="0741E975" w14:textId="3A79398F" w:rsidR="009910C6" w:rsidRDefault="009910C6" w:rsidP="009910C6">
      <w:r>
        <w:t>This example uses several of the structures to show how a regular waste collection activity may be suspended for a week due to a public holiday. It is likely that the waste collection would be reschedules in the week of the holiday. This is not detailed in the example, but the opportunity is highlighted.</w:t>
      </w:r>
    </w:p>
    <w:p w14:paraId="1A5D479C" w14:textId="7D3C1C13" w:rsidR="009910C6" w:rsidRDefault="009910C6" w:rsidP="009910C6">
      <w:r>
        <w:t>The figure below sets an instance model.</w:t>
      </w:r>
    </w:p>
    <w:p w14:paraId="68447AB4" w14:textId="0F2398B0" w:rsidR="009910C6" w:rsidRPr="009910C6" w:rsidRDefault="009910C6" w:rsidP="009910C6">
      <w:r w:rsidRPr="009910C6">
        <w:rPr>
          <w:noProof/>
        </w:rPr>
        <w:lastRenderedPageBreak/>
        <w:drawing>
          <wp:inline distT="0" distB="0" distL="0" distR="0" wp14:anchorId="63A54C63" wp14:editId="64097608">
            <wp:extent cx="5943600" cy="39592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59225"/>
                    </a:xfrm>
                    <a:prstGeom prst="rect">
                      <a:avLst/>
                    </a:prstGeom>
                  </pic:spPr>
                </pic:pic>
              </a:graphicData>
            </a:graphic>
          </wp:inline>
        </w:drawing>
      </w:r>
    </w:p>
    <w:p w14:paraId="05B4652C" w14:textId="21577333" w:rsidR="00ED0807" w:rsidRDefault="009910C6" w:rsidP="009910C6">
      <w:pPr>
        <w:pStyle w:val="FigureCaption"/>
        <w:rPr>
          <w:noProof/>
        </w:rPr>
      </w:pPr>
      <w:r>
        <w:t xml:space="preserve">Figure </w:t>
      </w:r>
      <w:r>
        <w:fldChar w:fldCharType="begin"/>
      </w:r>
      <w:r>
        <w:rPr>
          <w:noProof/>
        </w:rPr>
        <w:instrText xml:space="preserve"> STYLEREF 1 \s </w:instrText>
      </w:r>
      <w:r>
        <w:fldChar w:fldCharType="separate"/>
      </w:r>
      <w:r>
        <w:rPr>
          <w:noProof/>
        </w:rPr>
        <w:t>6</w:t>
      </w:r>
      <w:r>
        <w:fldChar w:fldCharType="end"/>
      </w:r>
      <w:r>
        <w:t>-</w:t>
      </w:r>
      <w:r>
        <w:fldChar w:fldCharType="begin"/>
      </w:r>
      <w:r>
        <w:rPr>
          <w:noProof/>
        </w:rPr>
        <w:instrText xml:space="preserve"> SEQ Figure \* ARABIC \s 1 </w:instrText>
      </w:r>
      <w:r>
        <w:fldChar w:fldCharType="separate"/>
      </w:r>
      <w:r>
        <w:rPr>
          <w:noProof/>
        </w:rPr>
        <w:t>1</w:t>
      </w:r>
      <w:r>
        <w:fldChar w:fldCharType="end"/>
      </w:r>
      <w:r>
        <w:t xml:space="preserve"> Garden waste collection example</w:t>
      </w:r>
    </w:p>
    <w:p w14:paraId="2F243FD6" w14:textId="454F1F73" w:rsidR="009910C6" w:rsidRDefault="009910C6" w:rsidP="009910C6">
      <w:pPr>
        <w:pStyle w:val="Heading1"/>
        <w:rPr>
          <w:noProof/>
        </w:rPr>
      </w:pPr>
      <w:commentRangeStart w:id="114"/>
      <w:r>
        <w:rPr>
          <w:noProof/>
        </w:rPr>
        <w:t>Further work</w:t>
      </w:r>
    </w:p>
    <w:p w14:paraId="178AEBA6" w14:textId="63F8A2A3" w:rsidR="00E1425F" w:rsidRPr="00E1425F" w:rsidRDefault="00CB362D" w:rsidP="00E1425F">
      <w:r>
        <w:rPr>
          <w:noProof/>
        </w:rPr>
        <w:t>Further work will be carried out in this area in a subsequent release of the model.</w:t>
      </w:r>
      <w:commentRangeEnd w:id="114"/>
      <w:r w:rsidR="00945400">
        <w:rPr>
          <w:rStyle w:val="CommentReference"/>
        </w:rPr>
        <w:commentReference w:id="114"/>
      </w:r>
    </w:p>
    <w:p w14:paraId="3DDE1B35" w14:textId="77777777" w:rsidR="00722ED2" w:rsidRPr="00EA1F21" w:rsidRDefault="00722ED2" w:rsidP="00722ED2">
      <w:pPr>
        <w:spacing w:after="120"/>
        <w:rPr>
          <w:b/>
        </w:rPr>
      </w:pPr>
      <w:r>
        <w:rPr>
          <w:b/>
        </w:rPr>
        <w:t>End of Document</w:t>
      </w:r>
    </w:p>
    <w:p w14:paraId="7245D7DC" w14:textId="77777777" w:rsidR="00722ED2" w:rsidRDefault="00722ED2" w:rsidP="00722ED2">
      <w:pPr>
        <w:spacing w:after="0"/>
        <w:rPr>
          <w:rFonts w:ascii="Courier New" w:eastAsiaTheme="minorHAnsi" w:hAnsi="Courier New" w:cs="Courier New"/>
          <w:color w:val="7030A0"/>
          <w:szCs w:val="24"/>
          <w:lang w:eastAsia="en-US"/>
        </w:rPr>
      </w:pPr>
    </w:p>
    <w:p w14:paraId="1A109A85" w14:textId="77777777" w:rsidR="00722ED2" w:rsidRDefault="00722ED2" w:rsidP="00722ED2">
      <w:pPr>
        <w:spacing w:after="0"/>
        <w:rPr>
          <w:color w:val="7030A0"/>
        </w:rPr>
      </w:pPr>
    </w:p>
    <w:p w14:paraId="06DD85E4" w14:textId="77777777" w:rsidR="00722ED2" w:rsidRPr="007E2EA2" w:rsidRDefault="00722ED2" w:rsidP="00722ED2"/>
    <w:p w14:paraId="3F6C30AB" w14:textId="268015C7" w:rsidR="00DB2597" w:rsidRPr="00722ED2" w:rsidRDefault="00DB2597" w:rsidP="00722ED2"/>
    <w:sectPr w:rsidR="00DB2597" w:rsidRPr="00722ED2" w:rsidSect="00BA1071">
      <w:headerReference w:type="default" r:id="rId22"/>
      <w:footerReference w:type="default" r:id="rId23"/>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Author" w:initials="A">
    <w:p w14:paraId="6F2E3A2D" w14:textId="77777777" w:rsidR="002620C0" w:rsidRPr="00002F8A" w:rsidRDefault="002620C0" w:rsidP="00722ED2">
      <w:pPr>
        <w:pStyle w:val="CommentText"/>
        <w:rPr>
          <w:b/>
          <w:u w:val="single"/>
        </w:rPr>
      </w:pPr>
      <w:r>
        <w:rPr>
          <w:rStyle w:val="CommentReference"/>
        </w:rPr>
        <w:annotationRef/>
      </w:r>
      <w:r w:rsidRPr="00002F8A">
        <w:rPr>
          <w:b/>
          <w:color w:val="FF0000"/>
          <w:u w:val="single"/>
        </w:rPr>
        <w:t>To the reviewer</w:t>
      </w:r>
    </w:p>
    <w:p w14:paraId="5B7ACAA1" w14:textId="77777777" w:rsidR="002620C0" w:rsidRDefault="002620C0" w:rsidP="00CB447F">
      <w:pPr>
        <w:pStyle w:val="CommentText"/>
        <w:numPr>
          <w:ilvl w:val="0"/>
          <w:numId w:val="5"/>
        </w:numPr>
      </w:pPr>
      <w:r>
        <w:t>Hypertext document references “TR-512…” will not work at this point (as they reference the .pdf files that have not yet been generated).</w:t>
      </w:r>
    </w:p>
    <w:p w14:paraId="10BC6D1D" w14:textId="77777777" w:rsidR="002620C0" w:rsidRDefault="002620C0" w:rsidP="00CB447F">
      <w:pPr>
        <w:pStyle w:val="CommentText"/>
        <w:numPr>
          <w:ilvl w:val="0"/>
          <w:numId w:val="5"/>
        </w:numPr>
      </w:pPr>
      <w:r>
        <w:t>There are some comments in some documents please consider the comments as you review.</w:t>
      </w:r>
    </w:p>
    <w:p w14:paraId="27B2B738" w14:textId="77777777" w:rsidR="002620C0" w:rsidRDefault="002620C0" w:rsidP="00CB447F">
      <w:pPr>
        <w:pStyle w:val="CommentText"/>
        <w:numPr>
          <w:ilvl w:val="0"/>
          <w:numId w:val="5"/>
        </w:numPr>
      </w:pPr>
      <w:r>
        <w:t>If you have proposals to change text (typos or small rewordings for grammar errors), please modify the text with change tracking enabled.</w:t>
      </w:r>
    </w:p>
    <w:p w14:paraId="0E2BB657" w14:textId="77777777" w:rsidR="002620C0" w:rsidRDefault="002620C0" w:rsidP="00722ED2">
      <w:pPr>
        <w:pStyle w:val="CommentText"/>
      </w:pPr>
      <w:r>
        <w:t>If you have major concerns or questions or general comments please use word comments (like this)</w:t>
      </w:r>
    </w:p>
  </w:comment>
  <w:comment w:id="64" w:author="Malcolm Betts" w:date="2023-10-12T12:33:00Z" w:initials="MB">
    <w:p w14:paraId="30B7542C" w14:textId="77777777" w:rsidR="00A14E43" w:rsidRDefault="00A14E43" w:rsidP="006758EA">
      <w:pPr>
        <w:pStyle w:val="CommentText"/>
      </w:pPr>
      <w:r>
        <w:rPr>
          <w:rStyle w:val="CommentReference"/>
        </w:rPr>
        <w:annotationRef/>
      </w:r>
      <w:r>
        <w:t>Has DST?</w:t>
      </w:r>
    </w:p>
  </w:comment>
  <w:comment w:id="71" w:author="Malcolm Betts" w:date="2023-10-12T12:38:00Z" w:initials="MB">
    <w:p w14:paraId="40D398F8" w14:textId="77777777" w:rsidR="00A14E43" w:rsidRDefault="00A14E43">
      <w:pPr>
        <w:pStyle w:val="CommentText"/>
      </w:pPr>
      <w:r>
        <w:rPr>
          <w:rStyle w:val="CommentReference"/>
        </w:rPr>
        <w:annotationRef/>
      </w:r>
      <w:r>
        <w:t xml:space="preserve">Are "all" day numbers valid e.g. is always 31 "legal" but would result in "null" if the month is February, April etc. </w:t>
      </w:r>
    </w:p>
    <w:p w14:paraId="78339D4B" w14:textId="77777777" w:rsidR="00A14E43" w:rsidRDefault="00A14E43" w:rsidP="00151739">
      <w:pPr>
        <w:pStyle w:val="CommentText"/>
      </w:pPr>
      <w:r>
        <w:t>i.e. same behaviour as 5th Monday in month</w:t>
      </w:r>
    </w:p>
  </w:comment>
  <w:comment w:id="105" w:author="Malcolm Betts" w:date="2023-10-12T12:49:00Z" w:initials="MB">
    <w:p w14:paraId="0E8DA60E" w14:textId="77777777" w:rsidR="00D45208" w:rsidRDefault="00D45208" w:rsidP="00B661AE">
      <w:pPr>
        <w:pStyle w:val="CommentText"/>
      </w:pPr>
      <w:r>
        <w:rPr>
          <w:rStyle w:val="CommentReference"/>
        </w:rPr>
        <w:annotationRef/>
      </w:r>
      <w:r>
        <w:rPr>
          <w:color w:val="141313"/>
        </w:rPr>
        <w:t>expression only includes time periods</w:t>
      </w:r>
    </w:p>
  </w:comment>
  <w:comment w:id="106" w:author="Malcolm Betts" w:date="2023-10-12T12:52:00Z" w:initials="MB">
    <w:p w14:paraId="32C3CCED" w14:textId="77777777" w:rsidR="00D45208" w:rsidRDefault="00D45208" w:rsidP="008074B1">
      <w:pPr>
        <w:pStyle w:val="CommentText"/>
      </w:pPr>
      <w:r>
        <w:rPr>
          <w:rStyle w:val="CommentReference"/>
        </w:rPr>
        <w:annotationRef/>
      </w:r>
      <w:r>
        <w:t>Not sure what this means…...</w:t>
      </w:r>
    </w:p>
  </w:comment>
  <w:comment w:id="108" w:author="Malcolm Betts" w:date="2023-10-12T12:54:00Z" w:initials="MB">
    <w:p w14:paraId="2F816AA1" w14:textId="77777777" w:rsidR="00124F91" w:rsidRDefault="00124F91" w:rsidP="0002643B">
      <w:pPr>
        <w:pStyle w:val="CommentText"/>
      </w:pPr>
      <w:r>
        <w:rPr>
          <w:rStyle w:val="CommentReference"/>
        </w:rPr>
        <w:annotationRef/>
      </w:r>
      <w:r>
        <w:t>Should this list include all possible e.g. UTC_PLUS_10; UTC_MINUS_% etc.</w:t>
      </w:r>
    </w:p>
  </w:comment>
  <w:comment w:id="110" w:author="Malcolm Betts" w:date="2023-10-12T15:08:00Z" w:initials="MB">
    <w:p w14:paraId="7A8C3D03" w14:textId="77777777" w:rsidR="00945400" w:rsidRDefault="00945400" w:rsidP="005701F4">
      <w:pPr>
        <w:pStyle w:val="CommentText"/>
      </w:pPr>
      <w:r>
        <w:rPr>
          <w:rStyle w:val="CommentReference"/>
        </w:rPr>
        <w:annotationRef/>
      </w:r>
      <w:r>
        <w:t>This would correspond to an assignment state of "pending capacity change"</w:t>
      </w:r>
    </w:p>
  </w:comment>
  <w:comment w:id="111" w:author="Malcolm Betts" w:date="2023-10-12T15:07:00Z" w:initials="MB">
    <w:p w14:paraId="639C8EC6" w14:textId="77777777" w:rsidR="00945400" w:rsidRDefault="00945400" w:rsidP="009E312C">
      <w:pPr>
        <w:pStyle w:val="CommentText"/>
      </w:pPr>
      <w:r>
        <w:rPr>
          <w:rStyle w:val="CommentReference"/>
        </w:rPr>
        <w:annotationRef/>
      </w:r>
      <w:r>
        <w:rPr>
          <w:color w:val="141313"/>
        </w:rPr>
        <w:t xml:space="preserve">How does this relate to the assignment state: Using the assignment states pending withdrawal potential available and potential busy to reflect the ability of a client to use a resource. The enumerations the following text: A temporal expression is used to indicate when the resource will allocated to the client. </w:t>
      </w:r>
    </w:p>
  </w:comment>
  <w:comment w:id="114" w:author="Malcolm Betts" w:date="2023-10-12T15:15:00Z" w:initials="MB">
    <w:p w14:paraId="418A443C" w14:textId="77777777" w:rsidR="00945400" w:rsidRDefault="00945400" w:rsidP="00361AF9">
      <w:pPr>
        <w:pStyle w:val="CommentText"/>
      </w:pPr>
      <w:r>
        <w:rPr>
          <w:rStyle w:val="CommentReference"/>
        </w:rPr>
        <w:annotationRef/>
      </w:r>
      <w:r>
        <w:t>Should probably remove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2BB657" w15:done="0"/>
  <w15:commentEx w15:paraId="30B7542C" w15:done="0"/>
  <w15:commentEx w15:paraId="78339D4B" w15:done="0"/>
  <w15:commentEx w15:paraId="0E8DA60E" w15:done="0"/>
  <w15:commentEx w15:paraId="32C3CCED" w15:done="0"/>
  <w15:commentEx w15:paraId="2F816AA1" w15:done="0"/>
  <w15:commentEx w15:paraId="7A8C3D03" w15:done="0"/>
  <w15:commentEx w15:paraId="639C8EC6" w15:done="0"/>
  <w15:commentEx w15:paraId="418A44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60C506F" w16cex:dateUtc="2023-10-12T16:33:00Z"/>
  <w16cex:commentExtensible w16cex:durableId="39AD539C" w16cex:dateUtc="2023-10-12T16:38:00Z"/>
  <w16cex:commentExtensible w16cex:durableId="35C1887D" w16cex:dateUtc="2023-10-12T16:49:00Z"/>
  <w16cex:commentExtensible w16cex:durableId="6EDC8E37" w16cex:dateUtc="2023-10-12T16:52:00Z"/>
  <w16cex:commentExtensible w16cex:durableId="7D309D3F" w16cex:dateUtc="2023-10-12T16:54:00Z"/>
  <w16cex:commentExtensible w16cex:durableId="28B3F7F4" w16cex:dateUtc="2023-10-12T19:08:00Z"/>
  <w16cex:commentExtensible w16cex:durableId="180EBCAB" w16cex:dateUtc="2023-10-12T19:07:00Z"/>
  <w16cex:commentExtensible w16cex:durableId="2EC12215" w16cex:dateUtc="2023-10-12T19: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2BB657" w16cid:durableId="1E110195"/>
  <w16cid:commentId w16cid:paraId="30B7542C" w16cid:durableId="160C506F"/>
  <w16cid:commentId w16cid:paraId="78339D4B" w16cid:durableId="39AD539C"/>
  <w16cid:commentId w16cid:paraId="0E8DA60E" w16cid:durableId="35C1887D"/>
  <w16cid:commentId w16cid:paraId="32C3CCED" w16cid:durableId="6EDC8E37"/>
  <w16cid:commentId w16cid:paraId="2F816AA1" w16cid:durableId="7D309D3F"/>
  <w16cid:commentId w16cid:paraId="7A8C3D03" w16cid:durableId="28B3F7F4"/>
  <w16cid:commentId w16cid:paraId="639C8EC6" w16cid:durableId="180EBCAB"/>
  <w16cid:commentId w16cid:paraId="418A443C" w16cid:durableId="2EC122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4B5F4" w14:textId="77777777" w:rsidR="008419B2" w:rsidRDefault="008419B2" w:rsidP="005752F2">
      <w:pPr>
        <w:spacing w:after="0"/>
      </w:pPr>
      <w:r>
        <w:separator/>
      </w:r>
    </w:p>
  </w:endnote>
  <w:endnote w:type="continuationSeparator" w:id="0">
    <w:p w14:paraId="2456F122" w14:textId="77777777" w:rsidR="008419B2" w:rsidRDefault="008419B2"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swiss"/>
    <w:pitch w:val="default"/>
    <w:sig w:usb0="00000000" w:usb1="00000000"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86366" w14:textId="28FE7B1F" w:rsidR="002620C0" w:rsidRPr="00194CC3" w:rsidRDefault="002620C0" w:rsidP="005752F2">
    <w:pPr>
      <w:pStyle w:val="Footer"/>
    </w:pPr>
    <w:r w:rsidRPr="00194CC3">
      <w:t xml:space="preserve">Page </w:t>
    </w:r>
    <w:r>
      <w:fldChar w:fldCharType="begin"/>
    </w:r>
    <w:r>
      <w:instrText xml:space="preserve"> PAGE </w:instrText>
    </w:r>
    <w:r>
      <w:fldChar w:fldCharType="separate"/>
    </w:r>
    <w:r>
      <w:rPr>
        <w:noProof/>
      </w:rPr>
      <w:t>16</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39</w:t>
    </w:r>
    <w:r>
      <w:rPr>
        <w:noProof/>
      </w:rPr>
      <w:fldChar w:fldCharType="end"/>
    </w:r>
    <w:r w:rsidRPr="00194CC3">
      <w:tab/>
    </w:r>
    <w:r w:rsidRPr="00194CC3">
      <w:tab/>
      <w:t xml:space="preserve">© </w:t>
    </w:r>
    <w:r>
      <w:t>202</w:t>
    </w:r>
    <w:r w:rsidR="003F1A77">
      <w:t>3</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E3E21" w14:textId="77777777" w:rsidR="008419B2" w:rsidRDefault="008419B2" w:rsidP="005752F2">
      <w:pPr>
        <w:spacing w:after="0"/>
      </w:pPr>
      <w:r>
        <w:separator/>
      </w:r>
    </w:p>
  </w:footnote>
  <w:footnote w:type="continuationSeparator" w:id="0">
    <w:p w14:paraId="0D585464" w14:textId="77777777" w:rsidR="008419B2" w:rsidRDefault="008419B2" w:rsidP="005752F2">
      <w:pPr>
        <w:spacing w:after="0"/>
      </w:pPr>
      <w:r>
        <w:continuationSeparator/>
      </w:r>
    </w:p>
  </w:footnote>
  <w:footnote w:id="1">
    <w:p w14:paraId="5755D1D7" w14:textId="4DCE4746" w:rsidR="00126C6F" w:rsidRPr="00126C6F" w:rsidRDefault="00126C6F">
      <w:pPr>
        <w:pStyle w:val="FootnoteText"/>
        <w:rPr>
          <w:lang w:val="en-GB"/>
        </w:rPr>
      </w:pPr>
      <w:r>
        <w:rPr>
          <w:rStyle w:val="FootnoteReference"/>
        </w:rPr>
        <w:footnoteRef/>
      </w:r>
      <w:r>
        <w:t xml:space="preserve"> note that the current structure only allows the phasing to start at the beginning of a continuous period. The model allows for further augments of structures that allow greater flexibility (assuming that the general union/intersection pattern is followed). A structure could be developed similar to the current PhasedPeriodIntersectionTe that has</w:t>
      </w:r>
      <w:r w:rsidR="00876823">
        <w:t xml:space="preserve"> offset structures that can “delay” the start after the continuous period boundary for each of the phasings.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F244A" w14:textId="0310D1C0" w:rsidR="002620C0" w:rsidRPr="00194CC3" w:rsidRDefault="002620C0" w:rsidP="005752F2">
    <w:pPr>
      <w:pStyle w:val="Header"/>
    </w:pPr>
    <w:r>
      <w:t xml:space="preserve">TR-512.14 </w:t>
    </w:r>
    <w:r w:rsidRPr="00FA1B7A">
      <w:t>C</w:t>
    </w:r>
    <w:r>
      <w:t xml:space="preserve">ore Information Model </w:t>
    </w:r>
    <w:r w:rsidR="002D3660">
      <w:t>–</w:t>
    </w:r>
    <w:r>
      <w:t xml:space="preserve"> </w:t>
    </w:r>
    <w:r w:rsidR="002D3660">
      <w:t>Temporal Expression</w:t>
    </w:r>
    <w:r w:rsidRPr="00194CC3">
      <w:tab/>
    </w:r>
    <w:r w:rsidRPr="00194CC3">
      <w:tab/>
      <w:t xml:space="preserve">Version </w:t>
    </w:r>
    <w:r>
      <w:t>1.</w:t>
    </w:r>
    <w:r w:rsidR="002D3660">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E195B"/>
    <w:multiLevelType w:val="hybridMultilevel"/>
    <w:tmpl w:val="BC709D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3B1469"/>
    <w:multiLevelType w:val="hybridMultilevel"/>
    <w:tmpl w:val="4DB80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DF382E"/>
    <w:multiLevelType w:val="hybridMultilevel"/>
    <w:tmpl w:val="E9D8B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6A2DE3"/>
    <w:multiLevelType w:val="multilevel"/>
    <w:tmpl w:val="994A371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397737D8"/>
    <w:multiLevelType w:val="hybridMultilevel"/>
    <w:tmpl w:val="380EE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F5344B"/>
    <w:multiLevelType w:val="hybridMultilevel"/>
    <w:tmpl w:val="BA387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600AF8"/>
    <w:multiLevelType w:val="hybridMultilevel"/>
    <w:tmpl w:val="F836F992"/>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0"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D329F6"/>
    <w:multiLevelType w:val="hybridMultilevel"/>
    <w:tmpl w:val="E2CE7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535F3E"/>
    <w:multiLevelType w:val="hybridMultilevel"/>
    <w:tmpl w:val="533E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B67D4D"/>
    <w:multiLevelType w:val="hybridMultilevel"/>
    <w:tmpl w:val="9376B1F8"/>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5" w15:restartNumberingAfterBreak="0">
    <w:nsid w:val="61D20218"/>
    <w:multiLevelType w:val="hybridMultilevel"/>
    <w:tmpl w:val="02A84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7" w15:restartNumberingAfterBreak="0">
    <w:nsid w:val="765E3D1B"/>
    <w:multiLevelType w:val="hybridMultilevel"/>
    <w:tmpl w:val="EAAEA3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19" w15:restartNumberingAfterBreak="0">
    <w:nsid w:val="7CBC7B85"/>
    <w:multiLevelType w:val="hybridMultilevel"/>
    <w:tmpl w:val="ECE22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6813031">
    <w:abstractNumId w:val="4"/>
  </w:num>
  <w:num w:numId="2" w16cid:durableId="491140691">
    <w:abstractNumId w:val="16"/>
  </w:num>
  <w:num w:numId="3" w16cid:durableId="1587879715">
    <w:abstractNumId w:val="2"/>
  </w:num>
  <w:num w:numId="4" w16cid:durableId="1105543355">
    <w:abstractNumId w:val="13"/>
  </w:num>
  <w:num w:numId="5" w16cid:durableId="1782989285">
    <w:abstractNumId w:val="6"/>
  </w:num>
  <w:num w:numId="6" w16cid:durableId="775634863">
    <w:abstractNumId w:val="18"/>
  </w:num>
  <w:num w:numId="7" w16cid:durableId="2094666465">
    <w:abstractNumId w:val="10"/>
  </w:num>
  <w:num w:numId="8" w16cid:durableId="1195730187">
    <w:abstractNumId w:val="8"/>
  </w:num>
  <w:num w:numId="9" w16cid:durableId="1593274597">
    <w:abstractNumId w:val="9"/>
  </w:num>
  <w:num w:numId="10" w16cid:durableId="1430736944">
    <w:abstractNumId w:val="1"/>
  </w:num>
  <w:num w:numId="11" w16cid:durableId="866334685">
    <w:abstractNumId w:val="15"/>
  </w:num>
  <w:num w:numId="12" w16cid:durableId="2005040257">
    <w:abstractNumId w:val="7"/>
  </w:num>
  <w:num w:numId="13" w16cid:durableId="601841682">
    <w:abstractNumId w:val="14"/>
  </w:num>
  <w:num w:numId="14" w16cid:durableId="1104879638">
    <w:abstractNumId w:val="0"/>
  </w:num>
  <w:num w:numId="15" w16cid:durableId="750125727">
    <w:abstractNumId w:val="11"/>
  </w:num>
  <w:num w:numId="16" w16cid:durableId="1938827292">
    <w:abstractNumId w:val="17"/>
  </w:num>
  <w:num w:numId="17" w16cid:durableId="1719669007">
    <w:abstractNumId w:val="3"/>
  </w:num>
  <w:num w:numId="18" w16cid:durableId="71438248">
    <w:abstractNumId w:val="12"/>
  </w:num>
  <w:num w:numId="19" w16cid:durableId="1056391650">
    <w:abstractNumId w:val="5"/>
  </w:num>
  <w:num w:numId="20" w16cid:durableId="119149091">
    <w:abstractNumId w:val="19"/>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uthor">
    <w15:presenceInfo w15:providerId="None" w15:userId="Author"/>
  </w15:person>
  <w15:person w15:author="Malcolm Betts">
    <w15:presenceInfo w15:providerId="Windows Live" w15:userId="e167e53385e762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DateAndTime/>
  <w:doNotDisplayPageBoundaries/>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673"/>
    <w:rsid w:val="000008B9"/>
    <w:rsid w:val="00000BE1"/>
    <w:rsid w:val="000027E3"/>
    <w:rsid w:val="000028BD"/>
    <w:rsid w:val="00004DBE"/>
    <w:rsid w:val="0000636B"/>
    <w:rsid w:val="00006906"/>
    <w:rsid w:val="00006A49"/>
    <w:rsid w:val="00007E30"/>
    <w:rsid w:val="00011257"/>
    <w:rsid w:val="00011394"/>
    <w:rsid w:val="0001381E"/>
    <w:rsid w:val="00017615"/>
    <w:rsid w:val="00020A26"/>
    <w:rsid w:val="0002309A"/>
    <w:rsid w:val="0003067B"/>
    <w:rsid w:val="0003550D"/>
    <w:rsid w:val="000401B0"/>
    <w:rsid w:val="00040FD5"/>
    <w:rsid w:val="00042CFB"/>
    <w:rsid w:val="00043CBB"/>
    <w:rsid w:val="00045066"/>
    <w:rsid w:val="00045228"/>
    <w:rsid w:val="00046829"/>
    <w:rsid w:val="000470E5"/>
    <w:rsid w:val="00050033"/>
    <w:rsid w:val="0005009F"/>
    <w:rsid w:val="00050451"/>
    <w:rsid w:val="00052BBA"/>
    <w:rsid w:val="0006074B"/>
    <w:rsid w:val="000632C8"/>
    <w:rsid w:val="00063661"/>
    <w:rsid w:val="00063E2F"/>
    <w:rsid w:val="00065867"/>
    <w:rsid w:val="00070070"/>
    <w:rsid w:val="00070135"/>
    <w:rsid w:val="00071924"/>
    <w:rsid w:val="00071FE8"/>
    <w:rsid w:val="000746A3"/>
    <w:rsid w:val="00074E07"/>
    <w:rsid w:val="000768A1"/>
    <w:rsid w:val="00082BEA"/>
    <w:rsid w:val="000831EC"/>
    <w:rsid w:val="000840DB"/>
    <w:rsid w:val="00085CC0"/>
    <w:rsid w:val="00090735"/>
    <w:rsid w:val="00090EE4"/>
    <w:rsid w:val="000936E4"/>
    <w:rsid w:val="00095B46"/>
    <w:rsid w:val="00095D7C"/>
    <w:rsid w:val="000A73DF"/>
    <w:rsid w:val="000A74B9"/>
    <w:rsid w:val="000A7AD9"/>
    <w:rsid w:val="000B0445"/>
    <w:rsid w:val="000B173B"/>
    <w:rsid w:val="000B23CC"/>
    <w:rsid w:val="000B3E73"/>
    <w:rsid w:val="000B5048"/>
    <w:rsid w:val="000B539C"/>
    <w:rsid w:val="000B5462"/>
    <w:rsid w:val="000B5873"/>
    <w:rsid w:val="000B59D8"/>
    <w:rsid w:val="000C5047"/>
    <w:rsid w:val="000C544F"/>
    <w:rsid w:val="000C6583"/>
    <w:rsid w:val="000C70DA"/>
    <w:rsid w:val="000D0594"/>
    <w:rsid w:val="000D1A27"/>
    <w:rsid w:val="000D333F"/>
    <w:rsid w:val="000D35D1"/>
    <w:rsid w:val="000D3D13"/>
    <w:rsid w:val="000D5C8A"/>
    <w:rsid w:val="000E1A0B"/>
    <w:rsid w:val="000E1D55"/>
    <w:rsid w:val="000E367D"/>
    <w:rsid w:val="000E3DEC"/>
    <w:rsid w:val="000E4BCF"/>
    <w:rsid w:val="000E4F4E"/>
    <w:rsid w:val="000E6B4B"/>
    <w:rsid w:val="000F1588"/>
    <w:rsid w:val="000F5DFF"/>
    <w:rsid w:val="000F62FF"/>
    <w:rsid w:val="000F7D12"/>
    <w:rsid w:val="0010188E"/>
    <w:rsid w:val="001031EF"/>
    <w:rsid w:val="00103AAF"/>
    <w:rsid w:val="00107D21"/>
    <w:rsid w:val="0011116C"/>
    <w:rsid w:val="00113E6F"/>
    <w:rsid w:val="00116E0B"/>
    <w:rsid w:val="0012007D"/>
    <w:rsid w:val="0012082A"/>
    <w:rsid w:val="00122B1B"/>
    <w:rsid w:val="00123693"/>
    <w:rsid w:val="00124F91"/>
    <w:rsid w:val="00125F85"/>
    <w:rsid w:val="00126B4E"/>
    <w:rsid w:val="00126C6F"/>
    <w:rsid w:val="00127365"/>
    <w:rsid w:val="00130E5C"/>
    <w:rsid w:val="00131A17"/>
    <w:rsid w:val="001334BE"/>
    <w:rsid w:val="00134B1C"/>
    <w:rsid w:val="0013546B"/>
    <w:rsid w:val="00136409"/>
    <w:rsid w:val="001364E2"/>
    <w:rsid w:val="001430D4"/>
    <w:rsid w:val="001440C0"/>
    <w:rsid w:val="001457EB"/>
    <w:rsid w:val="00146D17"/>
    <w:rsid w:val="00147809"/>
    <w:rsid w:val="001508C8"/>
    <w:rsid w:val="00151B89"/>
    <w:rsid w:val="001520E9"/>
    <w:rsid w:val="00152125"/>
    <w:rsid w:val="001531A1"/>
    <w:rsid w:val="00153737"/>
    <w:rsid w:val="00154726"/>
    <w:rsid w:val="001566A1"/>
    <w:rsid w:val="00157B45"/>
    <w:rsid w:val="001609F5"/>
    <w:rsid w:val="00163792"/>
    <w:rsid w:val="00164BD0"/>
    <w:rsid w:val="00170F38"/>
    <w:rsid w:val="00174557"/>
    <w:rsid w:val="0017709F"/>
    <w:rsid w:val="001770C6"/>
    <w:rsid w:val="0018097C"/>
    <w:rsid w:val="001821D8"/>
    <w:rsid w:val="001873A5"/>
    <w:rsid w:val="00191933"/>
    <w:rsid w:val="00191BDB"/>
    <w:rsid w:val="00192FA3"/>
    <w:rsid w:val="00194473"/>
    <w:rsid w:val="00195F45"/>
    <w:rsid w:val="00196008"/>
    <w:rsid w:val="00197761"/>
    <w:rsid w:val="001A03CE"/>
    <w:rsid w:val="001A06C3"/>
    <w:rsid w:val="001A1677"/>
    <w:rsid w:val="001A2580"/>
    <w:rsid w:val="001A34E0"/>
    <w:rsid w:val="001B1D8E"/>
    <w:rsid w:val="001B4DCB"/>
    <w:rsid w:val="001B7216"/>
    <w:rsid w:val="001B7B14"/>
    <w:rsid w:val="001C047B"/>
    <w:rsid w:val="001C123A"/>
    <w:rsid w:val="001C3083"/>
    <w:rsid w:val="001C4DF1"/>
    <w:rsid w:val="001D02BB"/>
    <w:rsid w:val="001D0C18"/>
    <w:rsid w:val="001D1C3F"/>
    <w:rsid w:val="001D2900"/>
    <w:rsid w:val="001D350D"/>
    <w:rsid w:val="001D3D8C"/>
    <w:rsid w:val="001D5A82"/>
    <w:rsid w:val="001D7121"/>
    <w:rsid w:val="001E0314"/>
    <w:rsid w:val="001E0618"/>
    <w:rsid w:val="001E226D"/>
    <w:rsid w:val="001E28B2"/>
    <w:rsid w:val="001E2B56"/>
    <w:rsid w:val="001E560B"/>
    <w:rsid w:val="001E5F01"/>
    <w:rsid w:val="001E7DDD"/>
    <w:rsid w:val="001F07E0"/>
    <w:rsid w:val="001F20E8"/>
    <w:rsid w:val="001F460C"/>
    <w:rsid w:val="001F6C40"/>
    <w:rsid w:val="001F7D2C"/>
    <w:rsid w:val="0020010C"/>
    <w:rsid w:val="002029F7"/>
    <w:rsid w:val="0020366E"/>
    <w:rsid w:val="00204E2B"/>
    <w:rsid w:val="00205DEA"/>
    <w:rsid w:val="00206DC1"/>
    <w:rsid w:val="00206FBB"/>
    <w:rsid w:val="002072EF"/>
    <w:rsid w:val="002072F2"/>
    <w:rsid w:val="00211079"/>
    <w:rsid w:val="00211540"/>
    <w:rsid w:val="00211CF9"/>
    <w:rsid w:val="00213D3B"/>
    <w:rsid w:val="00214580"/>
    <w:rsid w:val="00214D96"/>
    <w:rsid w:val="00217531"/>
    <w:rsid w:val="00220C0D"/>
    <w:rsid w:val="002219E1"/>
    <w:rsid w:val="00223F95"/>
    <w:rsid w:val="00224F83"/>
    <w:rsid w:val="00225D39"/>
    <w:rsid w:val="00227A9B"/>
    <w:rsid w:val="00233591"/>
    <w:rsid w:val="0023412B"/>
    <w:rsid w:val="00234853"/>
    <w:rsid w:val="00235871"/>
    <w:rsid w:val="00236153"/>
    <w:rsid w:val="002401E8"/>
    <w:rsid w:val="002402B5"/>
    <w:rsid w:val="002405E5"/>
    <w:rsid w:val="002437FF"/>
    <w:rsid w:val="00243981"/>
    <w:rsid w:val="00244385"/>
    <w:rsid w:val="0024580B"/>
    <w:rsid w:val="0024710C"/>
    <w:rsid w:val="00250D0B"/>
    <w:rsid w:val="002554BE"/>
    <w:rsid w:val="00256F14"/>
    <w:rsid w:val="002574DA"/>
    <w:rsid w:val="002620C0"/>
    <w:rsid w:val="00262F96"/>
    <w:rsid w:val="002662A5"/>
    <w:rsid w:val="00271DCF"/>
    <w:rsid w:val="00274726"/>
    <w:rsid w:val="00275F1D"/>
    <w:rsid w:val="002765CA"/>
    <w:rsid w:val="002822CC"/>
    <w:rsid w:val="00282B51"/>
    <w:rsid w:val="002868FC"/>
    <w:rsid w:val="00286A36"/>
    <w:rsid w:val="00287CE2"/>
    <w:rsid w:val="00287F11"/>
    <w:rsid w:val="0029019F"/>
    <w:rsid w:val="002913FF"/>
    <w:rsid w:val="002968A9"/>
    <w:rsid w:val="002B00E8"/>
    <w:rsid w:val="002B146D"/>
    <w:rsid w:val="002B421E"/>
    <w:rsid w:val="002B7F82"/>
    <w:rsid w:val="002C0FDF"/>
    <w:rsid w:val="002C1401"/>
    <w:rsid w:val="002C2AFE"/>
    <w:rsid w:val="002C2DF2"/>
    <w:rsid w:val="002C5BF4"/>
    <w:rsid w:val="002D3660"/>
    <w:rsid w:val="002D3FB7"/>
    <w:rsid w:val="002D5167"/>
    <w:rsid w:val="002D5D65"/>
    <w:rsid w:val="002D5FD7"/>
    <w:rsid w:val="002D663C"/>
    <w:rsid w:val="002D6C32"/>
    <w:rsid w:val="002D7019"/>
    <w:rsid w:val="002D77C8"/>
    <w:rsid w:val="002E1219"/>
    <w:rsid w:val="002E15D5"/>
    <w:rsid w:val="002E3EB2"/>
    <w:rsid w:val="002E689C"/>
    <w:rsid w:val="002E774A"/>
    <w:rsid w:val="002F11DA"/>
    <w:rsid w:val="002F17BB"/>
    <w:rsid w:val="002F44ED"/>
    <w:rsid w:val="002F7534"/>
    <w:rsid w:val="002F7664"/>
    <w:rsid w:val="0030062D"/>
    <w:rsid w:val="00300DC1"/>
    <w:rsid w:val="0030335E"/>
    <w:rsid w:val="00304A52"/>
    <w:rsid w:val="003072B3"/>
    <w:rsid w:val="003074B9"/>
    <w:rsid w:val="003074E6"/>
    <w:rsid w:val="00310BA8"/>
    <w:rsid w:val="00313134"/>
    <w:rsid w:val="003137D0"/>
    <w:rsid w:val="00315094"/>
    <w:rsid w:val="00315BDF"/>
    <w:rsid w:val="00315D31"/>
    <w:rsid w:val="003179C6"/>
    <w:rsid w:val="00320586"/>
    <w:rsid w:val="00320BA5"/>
    <w:rsid w:val="00321C40"/>
    <w:rsid w:val="00323C22"/>
    <w:rsid w:val="00325908"/>
    <w:rsid w:val="00327BA9"/>
    <w:rsid w:val="00330AE5"/>
    <w:rsid w:val="0033134F"/>
    <w:rsid w:val="003315B6"/>
    <w:rsid w:val="00331CA7"/>
    <w:rsid w:val="00332197"/>
    <w:rsid w:val="00333BBC"/>
    <w:rsid w:val="003340EF"/>
    <w:rsid w:val="003346BE"/>
    <w:rsid w:val="00334D5D"/>
    <w:rsid w:val="00342686"/>
    <w:rsid w:val="00343361"/>
    <w:rsid w:val="003437CD"/>
    <w:rsid w:val="003458AC"/>
    <w:rsid w:val="0035038F"/>
    <w:rsid w:val="00350974"/>
    <w:rsid w:val="00356056"/>
    <w:rsid w:val="00362D87"/>
    <w:rsid w:val="00362E39"/>
    <w:rsid w:val="00363273"/>
    <w:rsid w:val="00367685"/>
    <w:rsid w:val="0037113F"/>
    <w:rsid w:val="0037184E"/>
    <w:rsid w:val="003750A7"/>
    <w:rsid w:val="003758B7"/>
    <w:rsid w:val="00376E1C"/>
    <w:rsid w:val="00380004"/>
    <w:rsid w:val="0038117F"/>
    <w:rsid w:val="0038303D"/>
    <w:rsid w:val="00383E49"/>
    <w:rsid w:val="00386D30"/>
    <w:rsid w:val="00390AA4"/>
    <w:rsid w:val="00393BEF"/>
    <w:rsid w:val="0039599F"/>
    <w:rsid w:val="003975B7"/>
    <w:rsid w:val="003A2B74"/>
    <w:rsid w:val="003A36A9"/>
    <w:rsid w:val="003A6573"/>
    <w:rsid w:val="003B0BD2"/>
    <w:rsid w:val="003B1ED8"/>
    <w:rsid w:val="003B2735"/>
    <w:rsid w:val="003B3770"/>
    <w:rsid w:val="003B3A16"/>
    <w:rsid w:val="003B6F7D"/>
    <w:rsid w:val="003C0326"/>
    <w:rsid w:val="003C0D85"/>
    <w:rsid w:val="003C1335"/>
    <w:rsid w:val="003C3DB4"/>
    <w:rsid w:val="003D1859"/>
    <w:rsid w:val="003D416C"/>
    <w:rsid w:val="003D47DE"/>
    <w:rsid w:val="003E1E1F"/>
    <w:rsid w:val="003E3750"/>
    <w:rsid w:val="003E413B"/>
    <w:rsid w:val="003E5720"/>
    <w:rsid w:val="003E69D5"/>
    <w:rsid w:val="003F0C7C"/>
    <w:rsid w:val="003F0E7E"/>
    <w:rsid w:val="003F1A77"/>
    <w:rsid w:val="003F230B"/>
    <w:rsid w:val="003F2A4E"/>
    <w:rsid w:val="003F5A31"/>
    <w:rsid w:val="003F6638"/>
    <w:rsid w:val="003F7D40"/>
    <w:rsid w:val="0040135A"/>
    <w:rsid w:val="00401A7B"/>
    <w:rsid w:val="004059AB"/>
    <w:rsid w:val="004062B0"/>
    <w:rsid w:val="00410823"/>
    <w:rsid w:val="00412760"/>
    <w:rsid w:val="00412947"/>
    <w:rsid w:val="00415654"/>
    <w:rsid w:val="0041595F"/>
    <w:rsid w:val="00416094"/>
    <w:rsid w:val="004160BB"/>
    <w:rsid w:val="00416816"/>
    <w:rsid w:val="004174B5"/>
    <w:rsid w:val="00417A4B"/>
    <w:rsid w:val="00417A53"/>
    <w:rsid w:val="0042017E"/>
    <w:rsid w:val="00420289"/>
    <w:rsid w:val="00421DC7"/>
    <w:rsid w:val="00422A0D"/>
    <w:rsid w:val="004259D8"/>
    <w:rsid w:val="0042763D"/>
    <w:rsid w:val="00434877"/>
    <w:rsid w:val="00434ADC"/>
    <w:rsid w:val="00435921"/>
    <w:rsid w:val="004417D1"/>
    <w:rsid w:val="00441F85"/>
    <w:rsid w:val="00442EB6"/>
    <w:rsid w:val="00442F8B"/>
    <w:rsid w:val="004433F8"/>
    <w:rsid w:val="0044510E"/>
    <w:rsid w:val="0044567E"/>
    <w:rsid w:val="0044709B"/>
    <w:rsid w:val="0044748B"/>
    <w:rsid w:val="00452673"/>
    <w:rsid w:val="00456812"/>
    <w:rsid w:val="004609F6"/>
    <w:rsid w:val="00461524"/>
    <w:rsid w:val="00462AC6"/>
    <w:rsid w:val="00462FEE"/>
    <w:rsid w:val="0046308B"/>
    <w:rsid w:val="00466165"/>
    <w:rsid w:val="00466F23"/>
    <w:rsid w:val="00467E74"/>
    <w:rsid w:val="00473547"/>
    <w:rsid w:val="00473602"/>
    <w:rsid w:val="00477A58"/>
    <w:rsid w:val="00480636"/>
    <w:rsid w:val="00481FF5"/>
    <w:rsid w:val="004820AE"/>
    <w:rsid w:val="00484267"/>
    <w:rsid w:val="00486990"/>
    <w:rsid w:val="00492CF8"/>
    <w:rsid w:val="004944E4"/>
    <w:rsid w:val="0049458D"/>
    <w:rsid w:val="00495C3B"/>
    <w:rsid w:val="0049790E"/>
    <w:rsid w:val="004A24EC"/>
    <w:rsid w:val="004A26AB"/>
    <w:rsid w:val="004A4733"/>
    <w:rsid w:val="004A5B55"/>
    <w:rsid w:val="004A6519"/>
    <w:rsid w:val="004B1FBD"/>
    <w:rsid w:val="004B7996"/>
    <w:rsid w:val="004C032E"/>
    <w:rsid w:val="004C0E90"/>
    <w:rsid w:val="004C2BD6"/>
    <w:rsid w:val="004C429C"/>
    <w:rsid w:val="004C5553"/>
    <w:rsid w:val="004C5EFE"/>
    <w:rsid w:val="004D01EE"/>
    <w:rsid w:val="004D14A2"/>
    <w:rsid w:val="004D35B9"/>
    <w:rsid w:val="004D3741"/>
    <w:rsid w:val="004D4C0A"/>
    <w:rsid w:val="004D4CAD"/>
    <w:rsid w:val="004D71EB"/>
    <w:rsid w:val="004E1329"/>
    <w:rsid w:val="004E260D"/>
    <w:rsid w:val="004E2D24"/>
    <w:rsid w:val="004E581F"/>
    <w:rsid w:val="004F003B"/>
    <w:rsid w:val="004F231C"/>
    <w:rsid w:val="004F30E7"/>
    <w:rsid w:val="004F662C"/>
    <w:rsid w:val="004F6DE2"/>
    <w:rsid w:val="00500895"/>
    <w:rsid w:val="00500AE2"/>
    <w:rsid w:val="00500B52"/>
    <w:rsid w:val="005029CE"/>
    <w:rsid w:val="00502DB7"/>
    <w:rsid w:val="005030CD"/>
    <w:rsid w:val="00503F2B"/>
    <w:rsid w:val="00504044"/>
    <w:rsid w:val="00504B2E"/>
    <w:rsid w:val="0050521E"/>
    <w:rsid w:val="00506969"/>
    <w:rsid w:val="0050767A"/>
    <w:rsid w:val="00510B6E"/>
    <w:rsid w:val="00514E1E"/>
    <w:rsid w:val="005158F5"/>
    <w:rsid w:val="00516625"/>
    <w:rsid w:val="00516AF2"/>
    <w:rsid w:val="00517DA6"/>
    <w:rsid w:val="00517EC1"/>
    <w:rsid w:val="00520BC3"/>
    <w:rsid w:val="005225F4"/>
    <w:rsid w:val="00522799"/>
    <w:rsid w:val="00525CCC"/>
    <w:rsid w:val="00526A37"/>
    <w:rsid w:val="005273FA"/>
    <w:rsid w:val="00527C9C"/>
    <w:rsid w:val="00530021"/>
    <w:rsid w:val="00532162"/>
    <w:rsid w:val="00533675"/>
    <w:rsid w:val="00533EFC"/>
    <w:rsid w:val="00534063"/>
    <w:rsid w:val="00541DD6"/>
    <w:rsid w:val="0054337A"/>
    <w:rsid w:val="005434AB"/>
    <w:rsid w:val="00544523"/>
    <w:rsid w:val="0054506B"/>
    <w:rsid w:val="00545B73"/>
    <w:rsid w:val="00545EDB"/>
    <w:rsid w:val="00546111"/>
    <w:rsid w:val="00546348"/>
    <w:rsid w:val="0054709A"/>
    <w:rsid w:val="00551631"/>
    <w:rsid w:val="00555939"/>
    <w:rsid w:val="00556A56"/>
    <w:rsid w:val="005574B4"/>
    <w:rsid w:val="00557B35"/>
    <w:rsid w:val="00560B7F"/>
    <w:rsid w:val="00563203"/>
    <w:rsid w:val="005634E7"/>
    <w:rsid w:val="00567861"/>
    <w:rsid w:val="00567A35"/>
    <w:rsid w:val="00567E3D"/>
    <w:rsid w:val="00570EA3"/>
    <w:rsid w:val="00572CA1"/>
    <w:rsid w:val="005752F2"/>
    <w:rsid w:val="005766D1"/>
    <w:rsid w:val="005774F5"/>
    <w:rsid w:val="00582942"/>
    <w:rsid w:val="00583657"/>
    <w:rsid w:val="00584DB3"/>
    <w:rsid w:val="005908E1"/>
    <w:rsid w:val="00592960"/>
    <w:rsid w:val="005938AD"/>
    <w:rsid w:val="00596AAD"/>
    <w:rsid w:val="005971D6"/>
    <w:rsid w:val="00597F40"/>
    <w:rsid w:val="005A307A"/>
    <w:rsid w:val="005A663F"/>
    <w:rsid w:val="005B06AE"/>
    <w:rsid w:val="005B273E"/>
    <w:rsid w:val="005B2FDA"/>
    <w:rsid w:val="005B65E9"/>
    <w:rsid w:val="005B66C3"/>
    <w:rsid w:val="005C0B26"/>
    <w:rsid w:val="005C4FC1"/>
    <w:rsid w:val="005C58CD"/>
    <w:rsid w:val="005C58EB"/>
    <w:rsid w:val="005C61B5"/>
    <w:rsid w:val="005D0F57"/>
    <w:rsid w:val="005D15DF"/>
    <w:rsid w:val="005D2A6B"/>
    <w:rsid w:val="005D32A8"/>
    <w:rsid w:val="005D3E61"/>
    <w:rsid w:val="005D4DE1"/>
    <w:rsid w:val="005D63A1"/>
    <w:rsid w:val="005D6582"/>
    <w:rsid w:val="005E1F6C"/>
    <w:rsid w:val="005E30D2"/>
    <w:rsid w:val="005E54D3"/>
    <w:rsid w:val="005F13F9"/>
    <w:rsid w:val="005F16F8"/>
    <w:rsid w:val="005F1A9B"/>
    <w:rsid w:val="005F344C"/>
    <w:rsid w:val="005F3C82"/>
    <w:rsid w:val="005F7936"/>
    <w:rsid w:val="005F7DC6"/>
    <w:rsid w:val="0060227D"/>
    <w:rsid w:val="0060258F"/>
    <w:rsid w:val="00602B2E"/>
    <w:rsid w:val="00603585"/>
    <w:rsid w:val="00604193"/>
    <w:rsid w:val="00604D1E"/>
    <w:rsid w:val="00616E64"/>
    <w:rsid w:val="0061722E"/>
    <w:rsid w:val="00623401"/>
    <w:rsid w:val="00625E5D"/>
    <w:rsid w:val="0062676D"/>
    <w:rsid w:val="006308AF"/>
    <w:rsid w:val="00631F61"/>
    <w:rsid w:val="006348AD"/>
    <w:rsid w:val="00634B60"/>
    <w:rsid w:val="00637408"/>
    <w:rsid w:val="00637AC0"/>
    <w:rsid w:val="00640000"/>
    <w:rsid w:val="006461CB"/>
    <w:rsid w:val="0064685B"/>
    <w:rsid w:val="00647E35"/>
    <w:rsid w:val="0065213B"/>
    <w:rsid w:val="006525F2"/>
    <w:rsid w:val="00653F66"/>
    <w:rsid w:val="00656D57"/>
    <w:rsid w:val="006573D8"/>
    <w:rsid w:val="00657969"/>
    <w:rsid w:val="0066040F"/>
    <w:rsid w:val="00660AA6"/>
    <w:rsid w:val="00660BF5"/>
    <w:rsid w:val="00662EC6"/>
    <w:rsid w:val="00663089"/>
    <w:rsid w:val="00664B13"/>
    <w:rsid w:val="006665C5"/>
    <w:rsid w:val="00666ABC"/>
    <w:rsid w:val="00671D1C"/>
    <w:rsid w:val="00671FE7"/>
    <w:rsid w:val="006726AD"/>
    <w:rsid w:val="00672828"/>
    <w:rsid w:val="006747E5"/>
    <w:rsid w:val="006765E5"/>
    <w:rsid w:val="00677A29"/>
    <w:rsid w:val="00680695"/>
    <w:rsid w:val="006811EC"/>
    <w:rsid w:val="00682916"/>
    <w:rsid w:val="006838B3"/>
    <w:rsid w:val="00683AFE"/>
    <w:rsid w:val="006840BB"/>
    <w:rsid w:val="00685B6A"/>
    <w:rsid w:val="00685CA2"/>
    <w:rsid w:val="006921DC"/>
    <w:rsid w:val="0069516E"/>
    <w:rsid w:val="006A245D"/>
    <w:rsid w:val="006A2BC7"/>
    <w:rsid w:val="006A2C8E"/>
    <w:rsid w:val="006A3BBE"/>
    <w:rsid w:val="006A52F2"/>
    <w:rsid w:val="006A6859"/>
    <w:rsid w:val="006A68D4"/>
    <w:rsid w:val="006A76FA"/>
    <w:rsid w:val="006B2C90"/>
    <w:rsid w:val="006B6F33"/>
    <w:rsid w:val="006C19B1"/>
    <w:rsid w:val="006C1DE7"/>
    <w:rsid w:val="006C3197"/>
    <w:rsid w:val="006C6552"/>
    <w:rsid w:val="006C7DDB"/>
    <w:rsid w:val="006D2F23"/>
    <w:rsid w:val="006D4DF2"/>
    <w:rsid w:val="006D591F"/>
    <w:rsid w:val="006D5E9B"/>
    <w:rsid w:val="006E3E03"/>
    <w:rsid w:val="006E465B"/>
    <w:rsid w:val="006E5523"/>
    <w:rsid w:val="006E6F9D"/>
    <w:rsid w:val="006E72A0"/>
    <w:rsid w:val="006E72BA"/>
    <w:rsid w:val="006E7A00"/>
    <w:rsid w:val="006F32D7"/>
    <w:rsid w:val="006F3FDA"/>
    <w:rsid w:val="006F5226"/>
    <w:rsid w:val="006F674A"/>
    <w:rsid w:val="006F709B"/>
    <w:rsid w:val="006F727C"/>
    <w:rsid w:val="006F790D"/>
    <w:rsid w:val="006F7D1B"/>
    <w:rsid w:val="00701772"/>
    <w:rsid w:val="00701A07"/>
    <w:rsid w:val="00701EFA"/>
    <w:rsid w:val="007059DC"/>
    <w:rsid w:val="00705F08"/>
    <w:rsid w:val="00706B12"/>
    <w:rsid w:val="007106A9"/>
    <w:rsid w:val="00713F1D"/>
    <w:rsid w:val="00717279"/>
    <w:rsid w:val="00722ED2"/>
    <w:rsid w:val="00727369"/>
    <w:rsid w:val="00730068"/>
    <w:rsid w:val="00730690"/>
    <w:rsid w:val="00732E50"/>
    <w:rsid w:val="00733836"/>
    <w:rsid w:val="00733E92"/>
    <w:rsid w:val="007349B2"/>
    <w:rsid w:val="00734A9A"/>
    <w:rsid w:val="0073726F"/>
    <w:rsid w:val="00737358"/>
    <w:rsid w:val="00737B8C"/>
    <w:rsid w:val="00747045"/>
    <w:rsid w:val="0074755B"/>
    <w:rsid w:val="00747A6D"/>
    <w:rsid w:val="00750BF2"/>
    <w:rsid w:val="0075682C"/>
    <w:rsid w:val="0075687B"/>
    <w:rsid w:val="007641DE"/>
    <w:rsid w:val="007649C4"/>
    <w:rsid w:val="007658BF"/>
    <w:rsid w:val="00767923"/>
    <w:rsid w:val="00771750"/>
    <w:rsid w:val="0077271D"/>
    <w:rsid w:val="00773A31"/>
    <w:rsid w:val="007768D3"/>
    <w:rsid w:val="00780067"/>
    <w:rsid w:val="0078233A"/>
    <w:rsid w:val="00783AD8"/>
    <w:rsid w:val="00784EC3"/>
    <w:rsid w:val="007854E2"/>
    <w:rsid w:val="00785B4E"/>
    <w:rsid w:val="0079102B"/>
    <w:rsid w:val="007938A6"/>
    <w:rsid w:val="00794322"/>
    <w:rsid w:val="00794A26"/>
    <w:rsid w:val="007961B8"/>
    <w:rsid w:val="007A0522"/>
    <w:rsid w:val="007A09FA"/>
    <w:rsid w:val="007A0F2E"/>
    <w:rsid w:val="007A2295"/>
    <w:rsid w:val="007A39AD"/>
    <w:rsid w:val="007A3C72"/>
    <w:rsid w:val="007A50FF"/>
    <w:rsid w:val="007B0060"/>
    <w:rsid w:val="007B1CF9"/>
    <w:rsid w:val="007B4149"/>
    <w:rsid w:val="007B53EA"/>
    <w:rsid w:val="007B5A83"/>
    <w:rsid w:val="007B73DF"/>
    <w:rsid w:val="007C0086"/>
    <w:rsid w:val="007C1F49"/>
    <w:rsid w:val="007C344E"/>
    <w:rsid w:val="007C3BF5"/>
    <w:rsid w:val="007C52D8"/>
    <w:rsid w:val="007C6FCA"/>
    <w:rsid w:val="007C740A"/>
    <w:rsid w:val="007C77FA"/>
    <w:rsid w:val="007D0657"/>
    <w:rsid w:val="007E0A64"/>
    <w:rsid w:val="007E10A8"/>
    <w:rsid w:val="007E1D75"/>
    <w:rsid w:val="007E2EA2"/>
    <w:rsid w:val="007E2EB8"/>
    <w:rsid w:val="007E6CD0"/>
    <w:rsid w:val="007F2622"/>
    <w:rsid w:val="007F2CB3"/>
    <w:rsid w:val="007F4508"/>
    <w:rsid w:val="007F4F9C"/>
    <w:rsid w:val="007F554C"/>
    <w:rsid w:val="007F68BF"/>
    <w:rsid w:val="0080052A"/>
    <w:rsid w:val="00800758"/>
    <w:rsid w:val="008007D7"/>
    <w:rsid w:val="008010B4"/>
    <w:rsid w:val="00801221"/>
    <w:rsid w:val="00801286"/>
    <w:rsid w:val="00801E3C"/>
    <w:rsid w:val="00802AA2"/>
    <w:rsid w:val="00812811"/>
    <w:rsid w:val="00812ECB"/>
    <w:rsid w:val="00814ADA"/>
    <w:rsid w:val="008155E6"/>
    <w:rsid w:val="008201C9"/>
    <w:rsid w:val="0082052A"/>
    <w:rsid w:val="00825DAD"/>
    <w:rsid w:val="00830254"/>
    <w:rsid w:val="008305FF"/>
    <w:rsid w:val="0083579A"/>
    <w:rsid w:val="0083590D"/>
    <w:rsid w:val="008419B2"/>
    <w:rsid w:val="0084249D"/>
    <w:rsid w:val="00850FBB"/>
    <w:rsid w:val="00851F45"/>
    <w:rsid w:val="00852C79"/>
    <w:rsid w:val="00854556"/>
    <w:rsid w:val="00857012"/>
    <w:rsid w:val="00860C9A"/>
    <w:rsid w:val="00870427"/>
    <w:rsid w:val="0087095C"/>
    <w:rsid w:val="00870EC9"/>
    <w:rsid w:val="00873D3F"/>
    <w:rsid w:val="00874A4A"/>
    <w:rsid w:val="00876823"/>
    <w:rsid w:val="008772DC"/>
    <w:rsid w:val="0088073D"/>
    <w:rsid w:val="00881487"/>
    <w:rsid w:val="00882647"/>
    <w:rsid w:val="00883330"/>
    <w:rsid w:val="008848AC"/>
    <w:rsid w:val="00884EAB"/>
    <w:rsid w:val="00885EF7"/>
    <w:rsid w:val="00886443"/>
    <w:rsid w:val="008878D5"/>
    <w:rsid w:val="00887BC8"/>
    <w:rsid w:val="0089036E"/>
    <w:rsid w:val="00890A3F"/>
    <w:rsid w:val="00890B4C"/>
    <w:rsid w:val="00891F70"/>
    <w:rsid w:val="008968C3"/>
    <w:rsid w:val="008A2277"/>
    <w:rsid w:val="008A4845"/>
    <w:rsid w:val="008B0E67"/>
    <w:rsid w:val="008B185A"/>
    <w:rsid w:val="008B3BCB"/>
    <w:rsid w:val="008B4B12"/>
    <w:rsid w:val="008B4C22"/>
    <w:rsid w:val="008B581E"/>
    <w:rsid w:val="008C0E32"/>
    <w:rsid w:val="008C31E5"/>
    <w:rsid w:val="008C6166"/>
    <w:rsid w:val="008C79F7"/>
    <w:rsid w:val="008C7C98"/>
    <w:rsid w:val="008D0607"/>
    <w:rsid w:val="008D156B"/>
    <w:rsid w:val="008D2472"/>
    <w:rsid w:val="008D26D5"/>
    <w:rsid w:val="008D3A75"/>
    <w:rsid w:val="008D3D1B"/>
    <w:rsid w:val="008D43BA"/>
    <w:rsid w:val="008D7118"/>
    <w:rsid w:val="008D7EF0"/>
    <w:rsid w:val="008E1A0A"/>
    <w:rsid w:val="008E2FFC"/>
    <w:rsid w:val="008E61FE"/>
    <w:rsid w:val="008E6DF2"/>
    <w:rsid w:val="008F1737"/>
    <w:rsid w:val="008F42ED"/>
    <w:rsid w:val="008F54B6"/>
    <w:rsid w:val="008F7104"/>
    <w:rsid w:val="008F7318"/>
    <w:rsid w:val="008F76FF"/>
    <w:rsid w:val="0090021F"/>
    <w:rsid w:val="009011CB"/>
    <w:rsid w:val="00901301"/>
    <w:rsid w:val="009016B5"/>
    <w:rsid w:val="009025B2"/>
    <w:rsid w:val="00903263"/>
    <w:rsid w:val="00906705"/>
    <w:rsid w:val="009067ED"/>
    <w:rsid w:val="00906F3F"/>
    <w:rsid w:val="0090748D"/>
    <w:rsid w:val="00912BEF"/>
    <w:rsid w:val="009147E5"/>
    <w:rsid w:val="00914B79"/>
    <w:rsid w:val="009171DA"/>
    <w:rsid w:val="00917A48"/>
    <w:rsid w:val="00921ECC"/>
    <w:rsid w:val="00922AFF"/>
    <w:rsid w:val="009268A5"/>
    <w:rsid w:val="00927F99"/>
    <w:rsid w:val="00932801"/>
    <w:rsid w:val="009332AD"/>
    <w:rsid w:val="00934935"/>
    <w:rsid w:val="0093737B"/>
    <w:rsid w:val="009379B8"/>
    <w:rsid w:val="00940BCA"/>
    <w:rsid w:val="00941694"/>
    <w:rsid w:val="009425B0"/>
    <w:rsid w:val="00945400"/>
    <w:rsid w:val="0095140C"/>
    <w:rsid w:val="00951DE8"/>
    <w:rsid w:val="0095331B"/>
    <w:rsid w:val="00960678"/>
    <w:rsid w:val="00960D22"/>
    <w:rsid w:val="0096130F"/>
    <w:rsid w:val="00961766"/>
    <w:rsid w:val="00966CEB"/>
    <w:rsid w:val="009673E2"/>
    <w:rsid w:val="00967E0F"/>
    <w:rsid w:val="009713C2"/>
    <w:rsid w:val="00971896"/>
    <w:rsid w:val="00971E6E"/>
    <w:rsid w:val="00976792"/>
    <w:rsid w:val="00977149"/>
    <w:rsid w:val="0098136B"/>
    <w:rsid w:val="0098206B"/>
    <w:rsid w:val="00982273"/>
    <w:rsid w:val="009831CB"/>
    <w:rsid w:val="00984442"/>
    <w:rsid w:val="00985A3E"/>
    <w:rsid w:val="009910C6"/>
    <w:rsid w:val="00992CE3"/>
    <w:rsid w:val="009A1686"/>
    <w:rsid w:val="009A2840"/>
    <w:rsid w:val="009A3476"/>
    <w:rsid w:val="009A35AA"/>
    <w:rsid w:val="009A4062"/>
    <w:rsid w:val="009B39FA"/>
    <w:rsid w:val="009C0764"/>
    <w:rsid w:val="009C0B72"/>
    <w:rsid w:val="009C0E9D"/>
    <w:rsid w:val="009C1EB3"/>
    <w:rsid w:val="009C56B6"/>
    <w:rsid w:val="009C60CB"/>
    <w:rsid w:val="009C60F0"/>
    <w:rsid w:val="009C6594"/>
    <w:rsid w:val="009C70ED"/>
    <w:rsid w:val="009C795B"/>
    <w:rsid w:val="009D18A3"/>
    <w:rsid w:val="009D537C"/>
    <w:rsid w:val="009D6D20"/>
    <w:rsid w:val="009D760E"/>
    <w:rsid w:val="009E0741"/>
    <w:rsid w:val="009E564C"/>
    <w:rsid w:val="009E6335"/>
    <w:rsid w:val="009E6D38"/>
    <w:rsid w:val="009F0C63"/>
    <w:rsid w:val="009F1D04"/>
    <w:rsid w:val="009F27B7"/>
    <w:rsid w:val="009F779C"/>
    <w:rsid w:val="009F7878"/>
    <w:rsid w:val="00A0328E"/>
    <w:rsid w:val="00A03320"/>
    <w:rsid w:val="00A05DEA"/>
    <w:rsid w:val="00A077E8"/>
    <w:rsid w:val="00A11517"/>
    <w:rsid w:val="00A1214C"/>
    <w:rsid w:val="00A1338E"/>
    <w:rsid w:val="00A14E43"/>
    <w:rsid w:val="00A16DEA"/>
    <w:rsid w:val="00A2459B"/>
    <w:rsid w:val="00A3096F"/>
    <w:rsid w:val="00A343F3"/>
    <w:rsid w:val="00A3470D"/>
    <w:rsid w:val="00A37655"/>
    <w:rsid w:val="00A42267"/>
    <w:rsid w:val="00A4446B"/>
    <w:rsid w:val="00A47E59"/>
    <w:rsid w:val="00A51479"/>
    <w:rsid w:val="00A51754"/>
    <w:rsid w:val="00A54BE3"/>
    <w:rsid w:val="00A56099"/>
    <w:rsid w:val="00A60941"/>
    <w:rsid w:val="00A610E3"/>
    <w:rsid w:val="00A63D98"/>
    <w:rsid w:val="00A64ACC"/>
    <w:rsid w:val="00A669DA"/>
    <w:rsid w:val="00A67086"/>
    <w:rsid w:val="00A71A34"/>
    <w:rsid w:val="00A71EBB"/>
    <w:rsid w:val="00A7316F"/>
    <w:rsid w:val="00A746BB"/>
    <w:rsid w:val="00A80367"/>
    <w:rsid w:val="00A8329C"/>
    <w:rsid w:val="00A83F29"/>
    <w:rsid w:val="00A84E1C"/>
    <w:rsid w:val="00A86FED"/>
    <w:rsid w:val="00A8783E"/>
    <w:rsid w:val="00A925CF"/>
    <w:rsid w:val="00A929E3"/>
    <w:rsid w:val="00A92DD7"/>
    <w:rsid w:val="00A9796A"/>
    <w:rsid w:val="00AA14C6"/>
    <w:rsid w:val="00AA14F1"/>
    <w:rsid w:val="00AA4294"/>
    <w:rsid w:val="00AA5576"/>
    <w:rsid w:val="00AB11BA"/>
    <w:rsid w:val="00AB1573"/>
    <w:rsid w:val="00AB1A8D"/>
    <w:rsid w:val="00AB2223"/>
    <w:rsid w:val="00AB485B"/>
    <w:rsid w:val="00AB5B20"/>
    <w:rsid w:val="00AB627A"/>
    <w:rsid w:val="00AB7826"/>
    <w:rsid w:val="00AB78CF"/>
    <w:rsid w:val="00AC0087"/>
    <w:rsid w:val="00AC0188"/>
    <w:rsid w:val="00AC02BB"/>
    <w:rsid w:val="00AC1885"/>
    <w:rsid w:val="00AC51BE"/>
    <w:rsid w:val="00AC5408"/>
    <w:rsid w:val="00AC55F3"/>
    <w:rsid w:val="00AC72F1"/>
    <w:rsid w:val="00AC78F7"/>
    <w:rsid w:val="00AC7AA5"/>
    <w:rsid w:val="00AD0D75"/>
    <w:rsid w:val="00AD6DDA"/>
    <w:rsid w:val="00AD74AA"/>
    <w:rsid w:val="00AD77FF"/>
    <w:rsid w:val="00AD78CF"/>
    <w:rsid w:val="00AD7DE1"/>
    <w:rsid w:val="00AE1EA9"/>
    <w:rsid w:val="00AE389A"/>
    <w:rsid w:val="00AE525E"/>
    <w:rsid w:val="00AE5585"/>
    <w:rsid w:val="00AE5680"/>
    <w:rsid w:val="00AE7CAD"/>
    <w:rsid w:val="00AF1188"/>
    <w:rsid w:val="00AF2397"/>
    <w:rsid w:val="00AF3FDD"/>
    <w:rsid w:val="00AF4C85"/>
    <w:rsid w:val="00AF58AC"/>
    <w:rsid w:val="00AF6CAF"/>
    <w:rsid w:val="00AF712F"/>
    <w:rsid w:val="00AF7D15"/>
    <w:rsid w:val="00B01D60"/>
    <w:rsid w:val="00B034C8"/>
    <w:rsid w:val="00B04577"/>
    <w:rsid w:val="00B1346C"/>
    <w:rsid w:val="00B20A23"/>
    <w:rsid w:val="00B20DE9"/>
    <w:rsid w:val="00B255DA"/>
    <w:rsid w:val="00B30D20"/>
    <w:rsid w:val="00B31A6B"/>
    <w:rsid w:val="00B36703"/>
    <w:rsid w:val="00B51A95"/>
    <w:rsid w:val="00B522D4"/>
    <w:rsid w:val="00B52831"/>
    <w:rsid w:val="00B53BBB"/>
    <w:rsid w:val="00B60983"/>
    <w:rsid w:val="00B62761"/>
    <w:rsid w:val="00B62C36"/>
    <w:rsid w:val="00B63EFE"/>
    <w:rsid w:val="00B63FC4"/>
    <w:rsid w:val="00B66C73"/>
    <w:rsid w:val="00B66D4A"/>
    <w:rsid w:val="00B66F0F"/>
    <w:rsid w:val="00B67B32"/>
    <w:rsid w:val="00B70BF7"/>
    <w:rsid w:val="00B72C1B"/>
    <w:rsid w:val="00B73B08"/>
    <w:rsid w:val="00B7494E"/>
    <w:rsid w:val="00B75061"/>
    <w:rsid w:val="00B750BC"/>
    <w:rsid w:val="00B76B13"/>
    <w:rsid w:val="00B82F6E"/>
    <w:rsid w:val="00B84207"/>
    <w:rsid w:val="00B846D4"/>
    <w:rsid w:val="00B8524A"/>
    <w:rsid w:val="00B90D4D"/>
    <w:rsid w:val="00B96A50"/>
    <w:rsid w:val="00BA032A"/>
    <w:rsid w:val="00BA1071"/>
    <w:rsid w:val="00BA25CF"/>
    <w:rsid w:val="00BA372E"/>
    <w:rsid w:val="00BA3F8C"/>
    <w:rsid w:val="00BA4D4B"/>
    <w:rsid w:val="00BA6038"/>
    <w:rsid w:val="00BB172D"/>
    <w:rsid w:val="00BB1936"/>
    <w:rsid w:val="00BB6ACC"/>
    <w:rsid w:val="00BB6DAF"/>
    <w:rsid w:val="00BC0CD0"/>
    <w:rsid w:val="00BC105E"/>
    <w:rsid w:val="00BC5288"/>
    <w:rsid w:val="00BC7437"/>
    <w:rsid w:val="00BD6655"/>
    <w:rsid w:val="00BD7875"/>
    <w:rsid w:val="00BE11F8"/>
    <w:rsid w:val="00BE1C67"/>
    <w:rsid w:val="00BE300C"/>
    <w:rsid w:val="00BF3276"/>
    <w:rsid w:val="00BF3471"/>
    <w:rsid w:val="00BF4547"/>
    <w:rsid w:val="00BF6FFD"/>
    <w:rsid w:val="00C00F9B"/>
    <w:rsid w:val="00C02E37"/>
    <w:rsid w:val="00C04C4B"/>
    <w:rsid w:val="00C05ADB"/>
    <w:rsid w:val="00C06431"/>
    <w:rsid w:val="00C111AF"/>
    <w:rsid w:val="00C1331D"/>
    <w:rsid w:val="00C13866"/>
    <w:rsid w:val="00C16883"/>
    <w:rsid w:val="00C16B36"/>
    <w:rsid w:val="00C16B7B"/>
    <w:rsid w:val="00C22534"/>
    <w:rsid w:val="00C23302"/>
    <w:rsid w:val="00C2432D"/>
    <w:rsid w:val="00C2455A"/>
    <w:rsid w:val="00C31686"/>
    <w:rsid w:val="00C31EEB"/>
    <w:rsid w:val="00C342AC"/>
    <w:rsid w:val="00C34584"/>
    <w:rsid w:val="00C35AD7"/>
    <w:rsid w:val="00C365C8"/>
    <w:rsid w:val="00C3694B"/>
    <w:rsid w:val="00C36E6C"/>
    <w:rsid w:val="00C36FDB"/>
    <w:rsid w:val="00C4083C"/>
    <w:rsid w:val="00C409D1"/>
    <w:rsid w:val="00C41EDF"/>
    <w:rsid w:val="00C43E73"/>
    <w:rsid w:val="00C5017E"/>
    <w:rsid w:val="00C51B66"/>
    <w:rsid w:val="00C5276D"/>
    <w:rsid w:val="00C53034"/>
    <w:rsid w:val="00C53913"/>
    <w:rsid w:val="00C53D7C"/>
    <w:rsid w:val="00C53E97"/>
    <w:rsid w:val="00C54BEE"/>
    <w:rsid w:val="00C55B2A"/>
    <w:rsid w:val="00C572CD"/>
    <w:rsid w:val="00C60262"/>
    <w:rsid w:val="00C606B4"/>
    <w:rsid w:val="00C62966"/>
    <w:rsid w:val="00C65326"/>
    <w:rsid w:val="00C70B1C"/>
    <w:rsid w:val="00C719EB"/>
    <w:rsid w:val="00C76766"/>
    <w:rsid w:val="00C76F71"/>
    <w:rsid w:val="00C77E69"/>
    <w:rsid w:val="00C815FA"/>
    <w:rsid w:val="00C833B7"/>
    <w:rsid w:val="00C90030"/>
    <w:rsid w:val="00C91156"/>
    <w:rsid w:val="00C932CF"/>
    <w:rsid w:val="00C93B74"/>
    <w:rsid w:val="00C9479E"/>
    <w:rsid w:val="00C96F17"/>
    <w:rsid w:val="00CA2644"/>
    <w:rsid w:val="00CA2837"/>
    <w:rsid w:val="00CA7315"/>
    <w:rsid w:val="00CB2B8C"/>
    <w:rsid w:val="00CB362D"/>
    <w:rsid w:val="00CB38A2"/>
    <w:rsid w:val="00CB3C23"/>
    <w:rsid w:val="00CB3FA6"/>
    <w:rsid w:val="00CB447F"/>
    <w:rsid w:val="00CB5EE8"/>
    <w:rsid w:val="00CB7129"/>
    <w:rsid w:val="00CB7552"/>
    <w:rsid w:val="00CC1B7C"/>
    <w:rsid w:val="00CC4EA8"/>
    <w:rsid w:val="00CC71AA"/>
    <w:rsid w:val="00CC721F"/>
    <w:rsid w:val="00CD0A70"/>
    <w:rsid w:val="00CD4BE6"/>
    <w:rsid w:val="00CD70A0"/>
    <w:rsid w:val="00CE6907"/>
    <w:rsid w:val="00CE79B9"/>
    <w:rsid w:val="00CF0AB3"/>
    <w:rsid w:val="00CF13A0"/>
    <w:rsid w:val="00CF193D"/>
    <w:rsid w:val="00CF2D80"/>
    <w:rsid w:val="00CF4B67"/>
    <w:rsid w:val="00CF4BEB"/>
    <w:rsid w:val="00CF61D4"/>
    <w:rsid w:val="00CF7242"/>
    <w:rsid w:val="00D0080A"/>
    <w:rsid w:val="00D02322"/>
    <w:rsid w:val="00D02B38"/>
    <w:rsid w:val="00D03E38"/>
    <w:rsid w:val="00D04076"/>
    <w:rsid w:val="00D1071C"/>
    <w:rsid w:val="00D12677"/>
    <w:rsid w:val="00D13B8C"/>
    <w:rsid w:val="00D15C2A"/>
    <w:rsid w:val="00D1741B"/>
    <w:rsid w:val="00D17C44"/>
    <w:rsid w:val="00D2163F"/>
    <w:rsid w:val="00D2184C"/>
    <w:rsid w:val="00D22B48"/>
    <w:rsid w:val="00D30C71"/>
    <w:rsid w:val="00D34366"/>
    <w:rsid w:val="00D36322"/>
    <w:rsid w:val="00D3718D"/>
    <w:rsid w:val="00D41A2E"/>
    <w:rsid w:val="00D431FC"/>
    <w:rsid w:val="00D4496E"/>
    <w:rsid w:val="00D45208"/>
    <w:rsid w:val="00D472E8"/>
    <w:rsid w:val="00D5008D"/>
    <w:rsid w:val="00D50B27"/>
    <w:rsid w:val="00D51EF8"/>
    <w:rsid w:val="00D5400E"/>
    <w:rsid w:val="00D54816"/>
    <w:rsid w:val="00D54932"/>
    <w:rsid w:val="00D55D57"/>
    <w:rsid w:val="00D56415"/>
    <w:rsid w:val="00D62276"/>
    <w:rsid w:val="00D62286"/>
    <w:rsid w:val="00D632E3"/>
    <w:rsid w:val="00D65A87"/>
    <w:rsid w:val="00D66302"/>
    <w:rsid w:val="00D66C9C"/>
    <w:rsid w:val="00D6772D"/>
    <w:rsid w:val="00D67D8B"/>
    <w:rsid w:val="00D67F6B"/>
    <w:rsid w:val="00D7019D"/>
    <w:rsid w:val="00D73E58"/>
    <w:rsid w:val="00D77548"/>
    <w:rsid w:val="00D7758A"/>
    <w:rsid w:val="00D779C1"/>
    <w:rsid w:val="00D81397"/>
    <w:rsid w:val="00D83CC7"/>
    <w:rsid w:val="00D84DA1"/>
    <w:rsid w:val="00D84EA8"/>
    <w:rsid w:val="00D858B4"/>
    <w:rsid w:val="00D85CE5"/>
    <w:rsid w:val="00D94B66"/>
    <w:rsid w:val="00D95439"/>
    <w:rsid w:val="00DA6A7D"/>
    <w:rsid w:val="00DB2597"/>
    <w:rsid w:val="00DB2A96"/>
    <w:rsid w:val="00DB3110"/>
    <w:rsid w:val="00DB3553"/>
    <w:rsid w:val="00DB4ACC"/>
    <w:rsid w:val="00DB579E"/>
    <w:rsid w:val="00DB6A1F"/>
    <w:rsid w:val="00DC130D"/>
    <w:rsid w:val="00DC157B"/>
    <w:rsid w:val="00DC2AB8"/>
    <w:rsid w:val="00DC2FF7"/>
    <w:rsid w:val="00DC7033"/>
    <w:rsid w:val="00DD11CF"/>
    <w:rsid w:val="00DD3C77"/>
    <w:rsid w:val="00DD7B05"/>
    <w:rsid w:val="00DE259A"/>
    <w:rsid w:val="00DE3A57"/>
    <w:rsid w:val="00DE7B90"/>
    <w:rsid w:val="00DF0AEE"/>
    <w:rsid w:val="00DF1F86"/>
    <w:rsid w:val="00DF51DD"/>
    <w:rsid w:val="00DF5B24"/>
    <w:rsid w:val="00DF5E2E"/>
    <w:rsid w:val="00E030AB"/>
    <w:rsid w:val="00E06673"/>
    <w:rsid w:val="00E10502"/>
    <w:rsid w:val="00E1298E"/>
    <w:rsid w:val="00E12FF4"/>
    <w:rsid w:val="00E13570"/>
    <w:rsid w:val="00E1425F"/>
    <w:rsid w:val="00E150E4"/>
    <w:rsid w:val="00E15BFD"/>
    <w:rsid w:val="00E16FA9"/>
    <w:rsid w:val="00E25668"/>
    <w:rsid w:val="00E32887"/>
    <w:rsid w:val="00E33EDA"/>
    <w:rsid w:val="00E34D82"/>
    <w:rsid w:val="00E523BD"/>
    <w:rsid w:val="00E524D3"/>
    <w:rsid w:val="00E53244"/>
    <w:rsid w:val="00E5651A"/>
    <w:rsid w:val="00E627CC"/>
    <w:rsid w:val="00E62976"/>
    <w:rsid w:val="00E67C58"/>
    <w:rsid w:val="00E70576"/>
    <w:rsid w:val="00E7104D"/>
    <w:rsid w:val="00E73C23"/>
    <w:rsid w:val="00E74638"/>
    <w:rsid w:val="00E7590C"/>
    <w:rsid w:val="00E773F1"/>
    <w:rsid w:val="00E80D69"/>
    <w:rsid w:val="00E8215E"/>
    <w:rsid w:val="00E84E21"/>
    <w:rsid w:val="00E84F29"/>
    <w:rsid w:val="00E86E74"/>
    <w:rsid w:val="00E90FB7"/>
    <w:rsid w:val="00E94AD0"/>
    <w:rsid w:val="00E96CE8"/>
    <w:rsid w:val="00EA2088"/>
    <w:rsid w:val="00EA25F6"/>
    <w:rsid w:val="00EA5CC2"/>
    <w:rsid w:val="00EA6050"/>
    <w:rsid w:val="00EA75EE"/>
    <w:rsid w:val="00EB3F80"/>
    <w:rsid w:val="00EB4881"/>
    <w:rsid w:val="00EB718F"/>
    <w:rsid w:val="00EC00BD"/>
    <w:rsid w:val="00EC20DD"/>
    <w:rsid w:val="00EC296C"/>
    <w:rsid w:val="00EC5940"/>
    <w:rsid w:val="00EC61BF"/>
    <w:rsid w:val="00EC648D"/>
    <w:rsid w:val="00ED0807"/>
    <w:rsid w:val="00ED08F5"/>
    <w:rsid w:val="00ED13DC"/>
    <w:rsid w:val="00ED2DD3"/>
    <w:rsid w:val="00ED3584"/>
    <w:rsid w:val="00ED390E"/>
    <w:rsid w:val="00ED4731"/>
    <w:rsid w:val="00EE0D46"/>
    <w:rsid w:val="00EE15E5"/>
    <w:rsid w:val="00EE2E2F"/>
    <w:rsid w:val="00EE652B"/>
    <w:rsid w:val="00EE711F"/>
    <w:rsid w:val="00EE71A4"/>
    <w:rsid w:val="00EF0400"/>
    <w:rsid w:val="00EF0C82"/>
    <w:rsid w:val="00EF1DAA"/>
    <w:rsid w:val="00EF4E33"/>
    <w:rsid w:val="00F00FF7"/>
    <w:rsid w:val="00F0406E"/>
    <w:rsid w:val="00F054B7"/>
    <w:rsid w:val="00F05A76"/>
    <w:rsid w:val="00F12B74"/>
    <w:rsid w:val="00F13A96"/>
    <w:rsid w:val="00F13E1F"/>
    <w:rsid w:val="00F141B5"/>
    <w:rsid w:val="00F16B7E"/>
    <w:rsid w:val="00F2213D"/>
    <w:rsid w:val="00F23A42"/>
    <w:rsid w:val="00F23F86"/>
    <w:rsid w:val="00F26EFA"/>
    <w:rsid w:val="00F275DB"/>
    <w:rsid w:val="00F30DD6"/>
    <w:rsid w:val="00F31499"/>
    <w:rsid w:val="00F32318"/>
    <w:rsid w:val="00F367D4"/>
    <w:rsid w:val="00F36CF8"/>
    <w:rsid w:val="00F37638"/>
    <w:rsid w:val="00F37F8F"/>
    <w:rsid w:val="00F411A8"/>
    <w:rsid w:val="00F42D8D"/>
    <w:rsid w:val="00F4609D"/>
    <w:rsid w:val="00F50BBA"/>
    <w:rsid w:val="00F50BC5"/>
    <w:rsid w:val="00F519D5"/>
    <w:rsid w:val="00F53700"/>
    <w:rsid w:val="00F537E0"/>
    <w:rsid w:val="00F54AA6"/>
    <w:rsid w:val="00F618E4"/>
    <w:rsid w:val="00F624DA"/>
    <w:rsid w:val="00F73426"/>
    <w:rsid w:val="00F74CE2"/>
    <w:rsid w:val="00F752F0"/>
    <w:rsid w:val="00F755CE"/>
    <w:rsid w:val="00F75661"/>
    <w:rsid w:val="00F77395"/>
    <w:rsid w:val="00F77BF8"/>
    <w:rsid w:val="00F80324"/>
    <w:rsid w:val="00F81A01"/>
    <w:rsid w:val="00F83027"/>
    <w:rsid w:val="00F83BE7"/>
    <w:rsid w:val="00F85E3B"/>
    <w:rsid w:val="00F85F95"/>
    <w:rsid w:val="00F86470"/>
    <w:rsid w:val="00F86ACD"/>
    <w:rsid w:val="00F87193"/>
    <w:rsid w:val="00F9001A"/>
    <w:rsid w:val="00F909E3"/>
    <w:rsid w:val="00F91F80"/>
    <w:rsid w:val="00F942DB"/>
    <w:rsid w:val="00F94CBA"/>
    <w:rsid w:val="00F96FB8"/>
    <w:rsid w:val="00F97149"/>
    <w:rsid w:val="00F97259"/>
    <w:rsid w:val="00FA1B7A"/>
    <w:rsid w:val="00FA4A75"/>
    <w:rsid w:val="00FA5316"/>
    <w:rsid w:val="00FA7234"/>
    <w:rsid w:val="00FB1B3B"/>
    <w:rsid w:val="00FB1C57"/>
    <w:rsid w:val="00FB200F"/>
    <w:rsid w:val="00FB78C3"/>
    <w:rsid w:val="00FC50BD"/>
    <w:rsid w:val="00FC5E6E"/>
    <w:rsid w:val="00FC7F3D"/>
    <w:rsid w:val="00FD057A"/>
    <w:rsid w:val="00FD0BA8"/>
    <w:rsid w:val="00FD1556"/>
    <w:rsid w:val="00FD3332"/>
    <w:rsid w:val="00FD5749"/>
    <w:rsid w:val="00FD6181"/>
    <w:rsid w:val="00FE0B4F"/>
    <w:rsid w:val="00FE0CAE"/>
    <w:rsid w:val="00FE21FD"/>
    <w:rsid w:val="00FE7790"/>
    <w:rsid w:val="00FF3233"/>
    <w:rsid w:val="00FF3346"/>
    <w:rsid w:val="00FF48F7"/>
    <w:rsid w:val="00FF5EE9"/>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2E587E89"/>
  <w15:docId w15:val="{96EC4DAE-9ED3-4102-814A-FF0FB8A0F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nhideWhenUsed/>
    <w:qFormat/>
    <w:rsid w:val="00941694"/>
    <w:pPr>
      <w:keepNext/>
      <w:keepLines/>
      <w:numPr>
        <w:ilvl w:val="1"/>
        <w:numId w:val="1"/>
      </w:numPr>
      <w:spacing w:before="360" w:after="120"/>
      <w:ind w:hanging="75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nhideWhenUsed/>
    <w:qFormat/>
    <w:rsid w:val="00367685"/>
    <w:pPr>
      <w:keepNext/>
      <w:keepLines/>
      <w:numPr>
        <w:ilvl w:val="3"/>
        <w:numId w:val="1"/>
      </w:numPr>
      <w:spacing w:before="200" w:after="0"/>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41694"/>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367685"/>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uiPriority w:val="99"/>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character" w:styleId="Mention">
    <w:name w:val="Mention"/>
    <w:basedOn w:val="DefaultParagraphFont"/>
    <w:uiPriority w:val="99"/>
    <w:semiHidden/>
    <w:unhideWhenUsed/>
    <w:rsid w:val="00DD3C77"/>
    <w:rPr>
      <w:color w:val="2B579A"/>
      <w:shd w:val="clear" w:color="auto" w:fill="E6E6E6"/>
    </w:rPr>
  </w:style>
  <w:style w:type="character" w:styleId="UnresolvedMention">
    <w:name w:val="Unresolved Mention"/>
    <w:basedOn w:val="DefaultParagraphFont"/>
    <w:uiPriority w:val="99"/>
    <w:semiHidden/>
    <w:unhideWhenUsed/>
    <w:rsid w:val="00B63FC4"/>
    <w:rPr>
      <w:color w:val="808080"/>
      <w:shd w:val="clear" w:color="auto" w:fill="E6E6E6"/>
    </w:rPr>
  </w:style>
  <w:style w:type="table" w:styleId="TableGridLight">
    <w:name w:val="Grid Table Light"/>
    <w:basedOn w:val="TableNormal"/>
    <w:uiPriority w:val="40"/>
    <w:rsid w:val="004259D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259D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f0">
    <w:name w:val="pf0"/>
    <w:basedOn w:val="Normal"/>
    <w:rsid w:val="00D5008D"/>
    <w:pPr>
      <w:spacing w:before="100" w:beforeAutospacing="1" w:after="100" w:afterAutospacing="1"/>
    </w:pPr>
    <w:rPr>
      <w:rFonts w:eastAsia="Times New Roman" w:cs="Times New Roman"/>
      <w:color w:val="auto"/>
      <w:szCs w:val="24"/>
      <w:lang w:eastAsia="en-US"/>
    </w:rPr>
  </w:style>
  <w:style w:type="character" w:customStyle="1" w:styleId="cf01">
    <w:name w:val="cf01"/>
    <w:basedOn w:val="DefaultParagraphFont"/>
    <w:rsid w:val="00D5008D"/>
    <w:rPr>
      <w:rFonts w:ascii="Segoe UI" w:hAnsi="Segoe UI" w:cs="Segoe UI" w:hint="default"/>
      <w:color w:val="141313"/>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63762620">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705061977">
      <w:bodyDiv w:val="1"/>
      <w:marLeft w:val="0"/>
      <w:marRight w:val="0"/>
      <w:marTop w:val="0"/>
      <w:marBottom w:val="0"/>
      <w:divBdr>
        <w:top w:val="none" w:sz="0" w:space="0" w:color="auto"/>
        <w:left w:val="none" w:sz="0" w:space="0" w:color="auto"/>
        <w:bottom w:val="none" w:sz="0" w:space="0" w:color="auto"/>
        <w:right w:val="none" w:sz="0" w:space="0" w:color="auto"/>
      </w:divBdr>
    </w:div>
    <w:div w:id="727194516">
      <w:bodyDiv w:val="1"/>
      <w:marLeft w:val="0"/>
      <w:marRight w:val="0"/>
      <w:marTop w:val="0"/>
      <w:marBottom w:val="0"/>
      <w:divBdr>
        <w:top w:val="none" w:sz="0" w:space="0" w:color="auto"/>
        <w:left w:val="none" w:sz="0" w:space="0" w:color="auto"/>
        <w:bottom w:val="none" w:sz="0" w:space="0" w:color="auto"/>
        <w:right w:val="none" w:sz="0" w:space="0" w:color="auto"/>
      </w:divBdr>
    </w:div>
    <w:div w:id="746996485">
      <w:bodyDiv w:val="1"/>
      <w:marLeft w:val="0"/>
      <w:marRight w:val="0"/>
      <w:marTop w:val="0"/>
      <w:marBottom w:val="0"/>
      <w:divBdr>
        <w:top w:val="none" w:sz="0" w:space="0" w:color="auto"/>
        <w:left w:val="none" w:sz="0" w:space="0" w:color="auto"/>
        <w:bottom w:val="none" w:sz="0" w:space="0" w:color="auto"/>
        <w:right w:val="none" w:sz="0" w:space="0" w:color="auto"/>
      </w:divBdr>
    </w:div>
    <w:div w:id="799609896">
      <w:bodyDiv w:val="1"/>
      <w:marLeft w:val="0"/>
      <w:marRight w:val="0"/>
      <w:marTop w:val="0"/>
      <w:marBottom w:val="0"/>
      <w:divBdr>
        <w:top w:val="none" w:sz="0" w:space="0" w:color="auto"/>
        <w:left w:val="none" w:sz="0" w:space="0" w:color="auto"/>
        <w:bottom w:val="none" w:sz="0" w:space="0" w:color="auto"/>
        <w:right w:val="none" w:sz="0" w:space="0" w:color="auto"/>
      </w:divBdr>
      <w:divsChild>
        <w:div w:id="1625649394">
          <w:marLeft w:val="562"/>
          <w:marRight w:val="0"/>
          <w:marTop w:val="0"/>
          <w:marBottom w:val="0"/>
          <w:divBdr>
            <w:top w:val="none" w:sz="0" w:space="0" w:color="auto"/>
            <w:left w:val="none" w:sz="0" w:space="0" w:color="auto"/>
            <w:bottom w:val="none" w:sz="0" w:space="0" w:color="auto"/>
            <w:right w:val="none" w:sz="0" w:space="0" w:color="auto"/>
          </w:divBdr>
        </w:div>
        <w:div w:id="1285231428">
          <w:marLeft w:val="562"/>
          <w:marRight w:val="0"/>
          <w:marTop w:val="0"/>
          <w:marBottom w:val="0"/>
          <w:divBdr>
            <w:top w:val="none" w:sz="0" w:space="0" w:color="auto"/>
            <w:left w:val="none" w:sz="0" w:space="0" w:color="auto"/>
            <w:bottom w:val="none" w:sz="0" w:space="0" w:color="auto"/>
            <w:right w:val="none" w:sz="0" w:space="0" w:color="auto"/>
          </w:divBdr>
        </w:div>
      </w:divsChild>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845096533">
      <w:bodyDiv w:val="1"/>
      <w:marLeft w:val="0"/>
      <w:marRight w:val="0"/>
      <w:marTop w:val="0"/>
      <w:marBottom w:val="0"/>
      <w:divBdr>
        <w:top w:val="none" w:sz="0" w:space="0" w:color="auto"/>
        <w:left w:val="none" w:sz="0" w:space="0" w:color="auto"/>
        <w:bottom w:val="none" w:sz="0" w:space="0" w:color="auto"/>
        <w:right w:val="none" w:sz="0" w:space="0" w:color="auto"/>
      </w:divBdr>
      <w:divsChild>
        <w:div w:id="1913274849">
          <w:marLeft w:val="547"/>
          <w:marRight w:val="0"/>
          <w:marTop w:val="91"/>
          <w:marBottom w:val="0"/>
          <w:divBdr>
            <w:top w:val="none" w:sz="0" w:space="0" w:color="auto"/>
            <w:left w:val="none" w:sz="0" w:space="0" w:color="auto"/>
            <w:bottom w:val="none" w:sz="0" w:space="0" w:color="auto"/>
            <w:right w:val="none" w:sz="0" w:space="0" w:color="auto"/>
          </w:divBdr>
        </w:div>
        <w:div w:id="231280408">
          <w:marLeft w:val="1166"/>
          <w:marRight w:val="0"/>
          <w:marTop w:val="91"/>
          <w:marBottom w:val="0"/>
          <w:divBdr>
            <w:top w:val="none" w:sz="0" w:space="0" w:color="auto"/>
            <w:left w:val="none" w:sz="0" w:space="0" w:color="auto"/>
            <w:bottom w:val="none" w:sz="0" w:space="0" w:color="auto"/>
            <w:right w:val="none" w:sz="0" w:space="0" w:color="auto"/>
          </w:divBdr>
        </w:div>
        <w:div w:id="493573264">
          <w:marLeft w:val="1166"/>
          <w:marRight w:val="0"/>
          <w:marTop w:val="91"/>
          <w:marBottom w:val="0"/>
          <w:divBdr>
            <w:top w:val="none" w:sz="0" w:space="0" w:color="auto"/>
            <w:left w:val="none" w:sz="0" w:space="0" w:color="auto"/>
            <w:bottom w:val="none" w:sz="0" w:space="0" w:color="auto"/>
            <w:right w:val="none" w:sz="0" w:space="0" w:color="auto"/>
          </w:divBdr>
        </w:div>
        <w:div w:id="721446539">
          <w:marLeft w:val="1800"/>
          <w:marRight w:val="0"/>
          <w:marTop w:val="91"/>
          <w:marBottom w:val="0"/>
          <w:divBdr>
            <w:top w:val="none" w:sz="0" w:space="0" w:color="auto"/>
            <w:left w:val="none" w:sz="0" w:space="0" w:color="auto"/>
            <w:bottom w:val="none" w:sz="0" w:space="0" w:color="auto"/>
            <w:right w:val="none" w:sz="0" w:space="0" w:color="auto"/>
          </w:divBdr>
        </w:div>
        <w:div w:id="462381739">
          <w:marLeft w:val="1800"/>
          <w:marRight w:val="0"/>
          <w:marTop w:val="91"/>
          <w:marBottom w:val="0"/>
          <w:divBdr>
            <w:top w:val="none" w:sz="0" w:space="0" w:color="auto"/>
            <w:left w:val="none" w:sz="0" w:space="0" w:color="auto"/>
            <w:bottom w:val="none" w:sz="0" w:space="0" w:color="auto"/>
            <w:right w:val="none" w:sz="0" w:space="0" w:color="auto"/>
          </w:divBdr>
        </w:div>
        <w:div w:id="565577499">
          <w:marLeft w:val="1166"/>
          <w:marRight w:val="0"/>
          <w:marTop w:val="91"/>
          <w:marBottom w:val="0"/>
          <w:divBdr>
            <w:top w:val="none" w:sz="0" w:space="0" w:color="auto"/>
            <w:left w:val="none" w:sz="0" w:space="0" w:color="auto"/>
            <w:bottom w:val="none" w:sz="0" w:space="0" w:color="auto"/>
            <w:right w:val="none" w:sz="0" w:space="0" w:color="auto"/>
          </w:divBdr>
        </w:div>
        <w:div w:id="259339966">
          <w:marLeft w:val="1166"/>
          <w:marRight w:val="0"/>
          <w:marTop w:val="91"/>
          <w:marBottom w:val="0"/>
          <w:divBdr>
            <w:top w:val="none" w:sz="0" w:space="0" w:color="auto"/>
            <w:left w:val="none" w:sz="0" w:space="0" w:color="auto"/>
            <w:bottom w:val="none" w:sz="0" w:space="0" w:color="auto"/>
            <w:right w:val="none" w:sz="0" w:space="0" w:color="auto"/>
          </w:divBdr>
        </w:div>
        <w:div w:id="2074620828">
          <w:marLeft w:val="547"/>
          <w:marRight w:val="0"/>
          <w:marTop w:val="91"/>
          <w:marBottom w:val="0"/>
          <w:divBdr>
            <w:top w:val="none" w:sz="0" w:space="0" w:color="auto"/>
            <w:left w:val="none" w:sz="0" w:space="0" w:color="auto"/>
            <w:bottom w:val="none" w:sz="0" w:space="0" w:color="auto"/>
            <w:right w:val="none" w:sz="0" w:space="0" w:color="auto"/>
          </w:divBdr>
        </w:div>
        <w:div w:id="1854563100">
          <w:marLeft w:val="1166"/>
          <w:marRight w:val="0"/>
          <w:marTop w:val="91"/>
          <w:marBottom w:val="0"/>
          <w:divBdr>
            <w:top w:val="none" w:sz="0" w:space="0" w:color="auto"/>
            <w:left w:val="none" w:sz="0" w:space="0" w:color="auto"/>
            <w:bottom w:val="none" w:sz="0" w:space="0" w:color="auto"/>
            <w:right w:val="none" w:sz="0" w:space="0" w:color="auto"/>
          </w:divBdr>
        </w:div>
        <w:div w:id="1093211046">
          <w:marLeft w:val="1166"/>
          <w:marRight w:val="0"/>
          <w:marTop w:val="91"/>
          <w:marBottom w:val="0"/>
          <w:divBdr>
            <w:top w:val="none" w:sz="0" w:space="0" w:color="auto"/>
            <w:left w:val="none" w:sz="0" w:space="0" w:color="auto"/>
            <w:bottom w:val="none" w:sz="0" w:space="0" w:color="auto"/>
            <w:right w:val="none" w:sz="0" w:space="0" w:color="auto"/>
          </w:divBdr>
        </w:div>
        <w:div w:id="268202309">
          <w:marLeft w:val="547"/>
          <w:marRight w:val="0"/>
          <w:marTop w:val="91"/>
          <w:marBottom w:val="0"/>
          <w:divBdr>
            <w:top w:val="none" w:sz="0" w:space="0" w:color="auto"/>
            <w:left w:val="none" w:sz="0" w:space="0" w:color="auto"/>
            <w:bottom w:val="none" w:sz="0" w:space="0" w:color="auto"/>
            <w:right w:val="none" w:sz="0" w:space="0" w:color="auto"/>
          </w:divBdr>
        </w:div>
        <w:div w:id="1549487535">
          <w:marLeft w:val="1166"/>
          <w:marRight w:val="0"/>
          <w:marTop w:val="91"/>
          <w:marBottom w:val="0"/>
          <w:divBdr>
            <w:top w:val="none" w:sz="0" w:space="0" w:color="auto"/>
            <w:left w:val="none" w:sz="0" w:space="0" w:color="auto"/>
            <w:bottom w:val="none" w:sz="0" w:space="0" w:color="auto"/>
            <w:right w:val="none" w:sz="0" w:space="0" w:color="auto"/>
          </w:divBdr>
        </w:div>
        <w:div w:id="812792829">
          <w:marLeft w:val="1166"/>
          <w:marRight w:val="0"/>
          <w:marTop w:val="91"/>
          <w:marBottom w:val="0"/>
          <w:divBdr>
            <w:top w:val="none" w:sz="0" w:space="0" w:color="auto"/>
            <w:left w:val="none" w:sz="0" w:space="0" w:color="auto"/>
            <w:bottom w:val="none" w:sz="0" w:space="0" w:color="auto"/>
            <w:right w:val="none" w:sz="0" w:space="0" w:color="auto"/>
          </w:divBdr>
        </w:div>
        <w:div w:id="1017274755">
          <w:marLeft w:val="547"/>
          <w:marRight w:val="0"/>
          <w:marTop w:val="91"/>
          <w:marBottom w:val="0"/>
          <w:divBdr>
            <w:top w:val="none" w:sz="0" w:space="0" w:color="auto"/>
            <w:left w:val="none" w:sz="0" w:space="0" w:color="auto"/>
            <w:bottom w:val="none" w:sz="0" w:space="0" w:color="auto"/>
            <w:right w:val="none" w:sz="0" w:space="0" w:color="auto"/>
          </w:divBdr>
        </w:div>
        <w:div w:id="1237402460">
          <w:marLeft w:val="1166"/>
          <w:marRight w:val="0"/>
          <w:marTop w:val="91"/>
          <w:marBottom w:val="0"/>
          <w:divBdr>
            <w:top w:val="none" w:sz="0" w:space="0" w:color="auto"/>
            <w:left w:val="none" w:sz="0" w:space="0" w:color="auto"/>
            <w:bottom w:val="none" w:sz="0" w:space="0" w:color="auto"/>
            <w:right w:val="none" w:sz="0" w:space="0" w:color="auto"/>
          </w:divBdr>
        </w:div>
      </w:divsChild>
    </w:div>
    <w:div w:id="846602946">
      <w:bodyDiv w:val="1"/>
      <w:marLeft w:val="0"/>
      <w:marRight w:val="0"/>
      <w:marTop w:val="0"/>
      <w:marBottom w:val="0"/>
      <w:divBdr>
        <w:top w:val="none" w:sz="0" w:space="0" w:color="auto"/>
        <w:left w:val="none" w:sz="0" w:space="0" w:color="auto"/>
        <w:bottom w:val="none" w:sz="0" w:space="0" w:color="auto"/>
        <w:right w:val="none" w:sz="0" w:space="0" w:color="auto"/>
      </w:divBdr>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980962837">
      <w:bodyDiv w:val="1"/>
      <w:marLeft w:val="0"/>
      <w:marRight w:val="0"/>
      <w:marTop w:val="0"/>
      <w:marBottom w:val="0"/>
      <w:divBdr>
        <w:top w:val="none" w:sz="0" w:space="0" w:color="auto"/>
        <w:left w:val="none" w:sz="0" w:space="0" w:color="auto"/>
        <w:bottom w:val="none" w:sz="0" w:space="0" w:color="auto"/>
        <w:right w:val="none" w:sz="0" w:space="0" w:color="auto"/>
      </w:divBdr>
    </w:div>
    <w:div w:id="1123160224">
      <w:bodyDiv w:val="1"/>
      <w:marLeft w:val="0"/>
      <w:marRight w:val="0"/>
      <w:marTop w:val="0"/>
      <w:marBottom w:val="0"/>
      <w:divBdr>
        <w:top w:val="none" w:sz="0" w:space="0" w:color="auto"/>
        <w:left w:val="none" w:sz="0" w:space="0" w:color="auto"/>
        <w:bottom w:val="none" w:sz="0" w:space="0" w:color="auto"/>
        <w:right w:val="none" w:sz="0" w:space="0" w:color="auto"/>
      </w:divBdr>
      <w:divsChild>
        <w:div w:id="2102791809">
          <w:marLeft w:val="547"/>
          <w:marRight w:val="0"/>
          <w:marTop w:val="96"/>
          <w:marBottom w:val="0"/>
          <w:divBdr>
            <w:top w:val="none" w:sz="0" w:space="0" w:color="auto"/>
            <w:left w:val="none" w:sz="0" w:space="0" w:color="auto"/>
            <w:bottom w:val="none" w:sz="0" w:space="0" w:color="auto"/>
            <w:right w:val="none" w:sz="0" w:space="0" w:color="auto"/>
          </w:divBdr>
        </w:div>
        <w:div w:id="1644774999">
          <w:marLeft w:val="547"/>
          <w:marRight w:val="0"/>
          <w:marTop w:val="96"/>
          <w:marBottom w:val="0"/>
          <w:divBdr>
            <w:top w:val="none" w:sz="0" w:space="0" w:color="auto"/>
            <w:left w:val="none" w:sz="0" w:space="0" w:color="auto"/>
            <w:bottom w:val="none" w:sz="0" w:space="0" w:color="auto"/>
            <w:right w:val="none" w:sz="0" w:space="0" w:color="auto"/>
          </w:divBdr>
        </w:div>
        <w:div w:id="426199568">
          <w:marLeft w:val="547"/>
          <w:marRight w:val="0"/>
          <w:marTop w:val="96"/>
          <w:marBottom w:val="0"/>
          <w:divBdr>
            <w:top w:val="none" w:sz="0" w:space="0" w:color="auto"/>
            <w:left w:val="none" w:sz="0" w:space="0" w:color="auto"/>
            <w:bottom w:val="none" w:sz="0" w:space="0" w:color="auto"/>
            <w:right w:val="none" w:sz="0" w:space="0" w:color="auto"/>
          </w:divBdr>
        </w:div>
        <w:div w:id="250818315">
          <w:marLeft w:val="547"/>
          <w:marRight w:val="0"/>
          <w:marTop w:val="96"/>
          <w:marBottom w:val="0"/>
          <w:divBdr>
            <w:top w:val="none" w:sz="0" w:space="0" w:color="auto"/>
            <w:left w:val="none" w:sz="0" w:space="0" w:color="auto"/>
            <w:bottom w:val="none" w:sz="0" w:space="0" w:color="auto"/>
            <w:right w:val="none" w:sz="0" w:space="0" w:color="auto"/>
          </w:divBdr>
        </w:div>
        <w:div w:id="323555844">
          <w:marLeft w:val="547"/>
          <w:marRight w:val="0"/>
          <w:marTop w:val="96"/>
          <w:marBottom w:val="0"/>
          <w:divBdr>
            <w:top w:val="none" w:sz="0" w:space="0" w:color="auto"/>
            <w:left w:val="none" w:sz="0" w:space="0" w:color="auto"/>
            <w:bottom w:val="none" w:sz="0" w:space="0" w:color="auto"/>
            <w:right w:val="none" w:sz="0" w:space="0" w:color="auto"/>
          </w:divBdr>
        </w:div>
        <w:div w:id="1894194699">
          <w:marLeft w:val="547"/>
          <w:marRight w:val="0"/>
          <w:marTop w:val="96"/>
          <w:marBottom w:val="0"/>
          <w:divBdr>
            <w:top w:val="none" w:sz="0" w:space="0" w:color="auto"/>
            <w:left w:val="none" w:sz="0" w:space="0" w:color="auto"/>
            <w:bottom w:val="none" w:sz="0" w:space="0" w:color="auto"/>
            <w:right w:val="none" w:sz="0" w:space="0" w:color="auto"/>
          </w:divBdr>
        </w:div>
        <w:div w:id="1356924630">
          <w:marLeft w:val="1166"/>
          <w:marRight w:val="0"/>
          <w:marTop w:val="96"/>
          <w:marBottom w:val="0"/>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211185124">
      <w:bodyDiv w:val="1"/>
      <w:marLeft w:val="0"/>
      <w:marRight w:val="0"/>
      <w:marTop w:val="0"/>
      <w:marBottom w:val="0"/>
      <w:divBdr>
        <w:top w:val="none" w:sz="0" w:space="0" w:color="auto"/>
        <w:left w:val="none" w:sz="0" w:space="0" w:color="auto"/>
        <w:bottom w:val="none" w:sz="0" w:space="0" w:color="auto"/>
        <w:right w:val="none" w:sz="0" w:space="0" w:color="auto"/>
      </w:divBdr>
      <w:divsChild>
        <w:div w:id="1753115450">
          <w:marLeft w:val="0"/>
          <w:marRight w:val="0"/>
          <w:marTop w:val="0"/>
          <w:marBottom w:val="0"/>
          <w:divBdr>
            <w:top w:val="none" w:sz="0" w:space="0" w:color="auto"/>
            <w:left w:val="none" w:sz="0" w:space="0" w:color="auto"/>
            <w:bottom w:val="none" w:sz="0" w:space="0" w:color="auto"/>
            <w:right w:val="none" w:sz="0" w:space="0" w:color="auto"/>
          </w:divBdr>
        </w:div>
        <w:div w:id="922421464">
          <w:marLeft w:val="0"/>
          <w:marRight w:val="0"/>
          <w:marTop w:val="0"/>
          <w:marBottom w:val="0"/>
          <w:divBdr>
            <w:top w:val="none" w:sz="0" w:space="0" w:color="auto"/>
            <w:left w:val="none" w:sz="0" w:space="0" w:color="auto"/>
            <w:bottom w:val="none" w:sz="0" w:space="0" w:color="auto"/>
            <w:right w:val="none" w:sz="0" w:space="0" w:color="auto"/>
          </w:divBdr>
        </w:div>
      </w:divsChild>
    </w:div>
    <w:div w:id="1225946733">
      <w:bodyDiv w:val="1"/>
      <w:marLeft w:val="0"/>
      <w:marRight w:val="0"/>
      <w:marTop w:val="0"/>
      <w:marBottom w:val="0"/>
      <w:divBdr>
        <w:top w:val="none" w:sz="0" w:space="0" w:color="auto"/>
        <w:left w:val="none" w:sz="0" w:space="0" w:color="auto"/>
        <w:bottom w:val="none" w:sz="0" w:space="0" w:color="auto"/>
        <w:right w:val="none" w:sz="0" w:space="0" w:color="auto"/>
      </w:divBdr>
    </w:div>
    <w:div w:id="1285118874">
      <w:bodyDiv w:val="1"/>
      <w:marLeft w:val="0"/>
      <w:marRight w:val="0"/>
      <w:marTop w:val="0"/>
      <w:marBottom w:val="0"/>
      <w:divBdr>
        <w:top w:val="none" w:sz="0" w:space="0" w:color="auto"/>
        <w:left w:val="none" w:sz="0" w:space="0" w:color="auto"/>
        <w:bottom w:val="none" w:sz="0" w:space="0" w:color="auto"/>
        <w:right w:val="none" w:sz="0" w:space="0" w:color="auto"/>
      </w:divBdr>
    </w:div>
    <w:div w:id="1297292663">
      <w:bodyDiv w:val="1"/>
      <w:marLeft w:val="0"/>
      <w:marRight w:val="0"/>
      <w:marTop w:val="0"/>
      <w:marBottom w:val="0"/>
      <w:divBdr>
        <w:top w:val="none" w:sz="0" w:space="0" w:color="auto"/>
        <w:left w:val="none" w:sz="0" w:space="0" w:color="auto"/>
        <w:bottom w:val="none" w:sz="0" w:space="0" w:color="auto"/>
        <w:right w:val="none" w:sz="0" w:space="0" w:color="auto"/>
      </w:divBdr>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660696221">
      <w:bodyDiv w:val="1"/>
      <w:marLeft w:val="0"/>
      <w:marRight w:val="0"/>
      <w:marTop w:val="0"/>
      <w:marBottom w:val="0"/>
      <w:divBdr>
        <w:top w:val="none" w:sz="0" w:space="0" w:color="auto"/>
        <w:left w:val="none" w:sz="0" w:space="0" w:color="auto"/>
        <w:bottom w:val="none" w:sz="0" w:space="0" w:color="auto"/>
        <w:right w:val="none" w:sz="0" w:space="0" w:color="auto"/>
      </w:divBdr>
    </w:div>
    <w:div w:id="1745451885">
      <w:bodyDiv w:val="1"/>
      <w:marLeft w:val="0"/>
      <w:marRight w:val="0"/>
      <w:marTop w:val="0"/>
      <w:marBottom w:val="0"/>
      <w:divBdr>
        <w:top w:val="none" w:sz="0" w:space="0" w:color="auto"/>
        <w:left w:val="none" w:sz="0" w:space="0" w:color="auto"/>
        <w:bottom w:val="none" w:sz="0" w:space="0" w:color="auto"/>
        <w:right w:val="none" w:sz="0" w:space="0" w:color="auto"/>
      </w:divBdr>
      <w:divsChild>
        <w:div w:id="796144215">
          <w:marLeft w:val="1166"/>
          <w:marRight w:val="0"/>
          <w:marTop w:val="96"/>
          <w:marBottom w:val="0"/>
          <w:divBdr>
            <w:top w:val="none" w:sz="0" w:space="0" w:color="auto"/>
            <w:left w:val="none" w:sz="0" w:space="0" w:color="auto"/>
            <w:bottom w:val="none" w:sz="0" w:space="0" w:color="auto"/>
            <w:right w:val="none" w:sz="0" w:space="0" w:color="auto"/>
          </w:divBdr>
        </w:div>
        <w:div w:id="832179100">
          <w:marLeft w:val="1166"/>
          <w:marRight w:val="0"/>
          <w:marTop w:val="96"/>
          <w:marBottom w:val="0"/>
          <w:divBdr>
            <w:top w:val="none" w:sz="0" w:space="0" w:color="auto"/>
            <w:left w:val="none" w:sz="0" w:space="0" w:color="auto"/>
            <w:bottom w:val="none" w:sz="0" w:space="0" w:color="auto"/>
            <w:right w:val="none" w:sz="0" w:space="0" w:color="auto"/>
          </w:divBdr>
        </w:div>
        <w:div w:id="2092040838">
          <w:marLeft w:val="1166"/>
          <w:marRight w:val="0"/>
          <w:marTop w:val="96"/>
          <w:marBottom w:val="0"/>
          <w:divBdr>
            <w:top w:val="none" w:sz="0" w:space="0" w:color="auto"/>
            <w:left w:val="none" w:sz="0" w:space="0" w:color="auto"/>
            <w:bottom w:val="none" w:sz="0" w:space="0" w:color="auto"/>
            <w:right w:val="none" w:sz="0" w:space="0" w:color="auto"/>
          </w:divBdr>
        </w:div>
        <w:div w:id="1439326045">
          <w:marLeft w:val="1166"/>
          <w:marRight w:val="0"/>
          <w:marTop w:val="96"/>
          <w:marBottom w:val="0"/>
          <w:divBdr>
            <w:top w:val="none" w:sz="0" w:space="0" w:color="auto"/>
            <w:left w:val="none" w:sz="0" w:space="0" w:color="auto"/>
            <w:bottom w:val="none" w:sz="0" w:space="0" w:color="auto"/>
            <w:right w:val="none" w:sz="0" w:space="0" w:color="auto"/>
          </w:divBdr>
        </w:div>
        <w:div w:id="1205868762">
          <w:marLeft w:val="1166"/>
          <w:marRight w:val="0"/>
          <w:marTop w:val="96"/>
          <w:marBottom w:val="0"/>
          <w:divBdr>
            <w:top w:val="none" w:sz="0" w:space="0" w:color="auto"/>
            <w:left w:val="none" w:sz="0" w:space="0" w:color="auto"/>
            <w:bottom w:val="none" w:sz="0" w:space="0" w:color="auto"/>
            <w:right w:val="none" w:sz="0" w:space="0" w:color="auto"/>
          </w:divBdr>
        </w:div>
      </w:divsChild>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16875846">
      <w:bodyDiv w:val="1"/>
      <w:marLeft w:val="0"/>
      <w:marRight w:val="0"/>
      <w:marTop w:val="0"/>
      <w:marBottom w:val="0"/>
      <w:divBdr>
        <w:top w:val="none" w:sz="0" w:space="0" w:color="auto"/>
        <w:left w:val="none" w:sz="0" w:space="0" w:color="auto"/>
        <w:bottom w:val="none" w:sz="0" w:space="0" w:color="auto"/>
        <w:right w:val="none" w:sz="0" w:space="0" w:color="auto"/>
      </w:divBdr>
      <w:divsChild>
        <w:div w:id="335546320">
          <w:marLeft w:val="547"/>
          <w:marRight w:val="0"/>
          <w:marTop w:val="72"/>
          <w:marBottom w:val="0"/>
          <w:divBdr>
            <w:top w:val="none" w:sz="0" w:space="0" w:color="auto"/>
            <w:left w:val="none" w:sz="0" w:space="0" w:color="auto"/>
            <w:bottom w:val="none" w:sz="0" w:space="0" w:color="auto"/>
            <w:right w:val="none" w:sz="0" w:space="0" w:color="auto"/>
          </w:divBdr>
        </w:div>
        <w:div w:id="1965312056">
          <w:marLeft w:val="547"/>
          <w:marRight w:val="0"/>
          <w:marTop w:val="72"/>
          <w:marBottom w:val="0"/>
          <w:divBdr>
            <w:top w:val="none" w:sz="0" w:space="0" w:color="auto"/>
            <w:left w:val="none" w:sz="0" w:space="0" w:color="auto"/>
            <w:bottom w:val="none" w:sz="0" w:space="0" w:color="auto"/>
            <w:right w:val="none" w:sz="0" w:space="0" w:color="auto"/>
          </w:divBdr>
        </w:div>
        <w:div w:id="357508661">
          <w:marLeft w:val="547"/>
          <w:marRight w:val="0"/>
          <w:marTop w:val="72"/>
          <w:marBottom w:val="0"/>
          <w:divBdr>
            <w:top w:val="none" w:sz="0" w:space="0" w:color="auto"/>
            <w:left w:val="none" w:sz="0" w:space="0" w:color="auto"/>
            <w:bottom w:val="none" w:sz="0" w:space="0" w:color="auto"/>
            <w:right w:val="none" w:sz="0" w:space="0" w:color="auto"/>
          </w:divBdr>
        </w:div>
        <w:div w:id="182793635">
          <w:marLeft w:val="547"/>
          <w:marRight w:val="0"/>
          <w:marTop w:val="72"/>
          <w:marBottom w:val="0"/>
          <w:divBdr>
            <w:top w:val="none" w:sz="0" w:space="0" w:color="auto"/>
            <w:left w:val="none" w:sz="0" w:space="0" w:color="auto"/>
            <w:bottom w:val="none" w:sz="0" w:space="0" w:color="auto"/>
            <w:right w:val="none" w:sz="0" w:space="0" w:color="auto"/>
          </w:divBdr>
        </w:div>
        <w:div w:id="1572159765">
          <w:marLeft w:val="1166"/>
          <w:marRight w:val="0"/>
          <w:marTop w:val="62"/>
          <w:marBottom w:val="0"/>
          <w:divBdr>
            <w:top w:val="none" w:sz="0" w:space="0" w:color="auto"/>
            <w:left w:val="none" w:sz="0" w:space="0" w:color="auto"/>
            <w:bottom w:val="none" w:sz="0" w:space="0" w:color="auto"/>
            <w:right w:val="none" w:sz="0" w:space="0" w:color="auto"/>
          </w:divBdr>
        </w:div>
      </w:divsChild>
    </w:div>
    <w:div w:id="1905096582">
      <w:bodyDiv w:val="1"/>
      <w:marLeft w:val="0"/>
      <w:marRight w:val="0"/>
      <w:marTop w:val="0"/>
      <w:marBottom w:val="0"/>
      <w:divBdr>
        <w:top w:val="none" w:sz="0" w:space="0" w:color="auto"/>
        <w:left w:val="none" w:sz="0" w:space="0" w:color="auto"/>
        <w:bottom w:val="none" w:sz="0" w:space="0" w:color="auto"/>
        <w:right w:val="none" w:sz="0" w:space="0" w:color="auto"/>
      </w:divBdr>
    </w:div>
    <w:div w:id="1951231703">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package" Target="embeddings/Microsoft_PowerPoint_Slide.sldx"/><Relationship Id="rId26" Type="http://schemas.openxmlformats.org/officeDocument/2006/relationships/theme" Target="theme/theme1.xml"/><Relationship Id="rId3" Type="http://schemas.openxmlformats.org/officeDocument/2006/relationships/styles" Target="styles.xml"/><Relationship Id="A4" Type="http://schemas.openxmlformats.org/officeDocument/2006/relationships/image" Target="media/A4.png"/><Relationship Id="rId21" Type="http://schemas.openxmlformats.org/officeDocument/2006/relationships/image" Target="media/image6.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emf"/><Relationship Id="rId25" Type="http://schemas.microsoft.com/office/2011/relationships/people" Target="people.xml"/><Relationship Id="rId2" Type="http://schemas.openxmlformats.org/officeDocument/2006/relationships/numbering" Target="numbering.xml"/><Relationship Id="A3" Type="http://schemas.openxmlformats.org/officeDocument/2006/relationships/image" Target="media/A3.png"/><Relationship Id="rId16" Type="http://schemas.microsoft.com/office/2018/08/relationships/commentsExtensible" Target="commentsExtensible.xml"/><Relationship Id="rId20" Type="http://schemas.openxmlformats.org/officeDocument/2006/relationships/package" Target="embeddings/Microsoft_PowerPoint_Slide1.sl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hyperlink" Target="http://www.opennetworking.org" TargetMode="External"/><Relationship Id="rId19"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cid:image003.png@01D47AB3.2CCAF460" TargetMode="External"/><Relationship Id="rId14" Type="http://schemas.openxmlformats.org/officeDocument/2006/relationships/image" Target="media/image2.png"/><Relationship Id="rId22" Type="http://schemas.openxmlformats.org/officeDocument/2006/relationships/header" Target="header1.xm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C01796-8972-474C-B3D9-2EA6EEE82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38</Pages>
  <Words>7059</Words>
  <Characters>40242</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Davis, Nigel</dc:creator>
  <cp:lastModifiedBy>Malcolm Betts</cp:lastModifiedBy>
  <cp:revision>5</cp:revision>
  <dcterms:created xsi:type="dcterms:W3CDTF">2023-10-12T16:21:00Z</dcterms:created>
  <dcterms:modified xsi:type="dcterms:W3CDTF">2023-10-12T19:16:00Z</dcterms:modified>
</cp:coreProperties>
</file>